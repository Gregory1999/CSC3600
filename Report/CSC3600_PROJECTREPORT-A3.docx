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C06A22" w14:textId="77777777" w:rsidR="00192E89" w:rsidRDefault="00593878" w:rsidP="00192E89">
      <w:pPr>
        <w:pStyle w:val="Logo"/>
        <w:tabs>
          <w:tab w:val="left" w:pos="6282"/>
        </w:tabs>
        <w:spacing w:before="600" w:after="600"/>
        <w:jc w:val="center"/>
      </w:pPr>
      <w:r>
        <w:rPr>
          <w:lang w:eastAsia="en-AU"/>
        </w:rPr>
        <w:drawing>
          <wp:anchor distT="0" distB="0" distL="114300" distR="114300" simplePos="0" relativeHeight="251659264" behindDoc="0" locked="0" layoutInCell="1" allowOverlap="1" wp14:anchorId="6E084812" wp14:editId="4EC1C490">
            <wp:simplePos x="0" y="0"/>
            <wp:positionH relativeFrom="margin">
              <wp:posOffset>4140200</wp:posOffset>
            </wp:positionH>
            <wp:positionV relativeFrom="margin">
              <wp:posOffset>305435</wp:posOffset>
            </wp:positionV>
            <wp:extent cx="1803400" cy="11957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8"/>
                    <a:srcRect l="16307" t="-5608" r="15588" b="-1"/>
                    <a:stretch/>
                  </pic:blipFill>
                  <pic:spPr bwMode="auto">
                    <a:xfrm>
                      <a:off x="0" y="0"/>
                      <a:ext cx="180340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B46369" w14:textId="77777777" w:rsidR="00192E89" w:rsidRPr="000E370C" w:rsidRDefault="00192E89" w:rsidP="000E370C">
      <w:pPr>
        <w:pStyle w:val="Contactinfo"/>
        <w:rPr>
          <w:sz w:val="28"/>
        </w:rPr>
      </w:pPr>
      <w:r w:rsidRPr="000E370C">
        <w:rPr>
          <w:color w:val="355D7E" w:themeColor="accent1" w:themeShade="80"/>
          <w:sz w:val="28"/>
        </w:rPr>
        <w:t xml:space="preserve">ryan </w:t>
      </w:r>
      <w:r w:rsidRPr="000E370C">
        <w:rPr>
          <w:b/>
          <w:color w:val="355D7E" w:themeColor="accent1" w:themeShade="80"/>
          <w:sz w:val="28"/>
        </w:rPr>
        <w:t>george</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u1091311</w:t>
      </w:r>
    </w:p>
    <w:p w14:paraId="16566A72" w14:textId="77777777" w:rsidR="00192E89" w:rsidRPr="000E370C" w:rsidRDefault="00192E89" w:rsidP="000E370C">
      <w:pPr>
        <w:pStyle w:val="Contactinfo"/>
        <w:rPr>
          <w:sz w:val="28"/>
        </w:rPr>
      </w:pPr>
      <w:r w:rsidRPr="000E370C">
        <w:rPr>
          <w:color w:val="355D7E" w:themeColor="accent1" w:themeShade="80"/>
          <w:sz w:val="28"/>
        </w:rPr>
        <w:t xml:space="preserve">Isaac </w:t>
      </w:r>
      <w:r w:rsidRPr="000E370C">
        <w:rPr>
          <w:b/>
          <w:color w:val="355D7E" w:themeColor="accent1" w:themeShade="80"/>
          <w:sz w:val="28"/>
        </w:rPr>
        <w:t>Hertweck</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u1081284</w:t>
      </w:r>
    </w:p>
    <w:p w14:paraId="0C3E4CD7" w14:textId="77777777" w:rsidR="00192E89" w:rsidRPr="000E370C" w:rsidRDefault="00192E89" w:rsidP="000E370C">
      <w:pPr>
        <w:pStyle w:val="Contactinfo"/>
        <w:rPr>
          <w:color w:val="94B6D2" w:themeColor="accent1"/>
          <w:sz w:val="28"/>
        </w:rPr>
      </w:pPr>
      <w:r w:rsidRPr="000E370C">
        <w:rPr>
          <w:color w:val="355D7E" w:themeColor="accent1" w:themeShade="80"/>
          <w:sz w:val="28"/>
        </w:rPr>
        <w:t xml:space="preserve">ANDREW </w:t>
      </w:r>
      <w:r w:rsidRPr="000E370C">
        <w:rPr>
          <w:b/>
          <w:color w:val="355D7E" w:themeColor="accent1" w:themeShade="80"/>
          <w:sz w:val="28"/>
        </w:rPr>
        <w:t>JOHNSTON</w:t>
      </w:r>
      <w:r w:rsidR="00BD196E" w:rsidRPr="000E370C">
        <w:rPr>
          <w:color w:val="355D7E" w:themeColor="accent1" w:themeShade="80"/>
          <w:sz w:val="28"/>
        </w:rPr>
        <w:t xml:space="preserve"> </w:t>
      </w:r>
      <w:r w:rsidR="00BD196E" w:rsidRPr="000E370C">
        <w:rPr>
          <w:color w:val="D8B25C" w:themeColor="accent4"/>
          <w:sz w:val="28"/>
        </w:rPr>
        <w:t>/</w:t>
      </w:r>
      <w:r w:rsidR="00BD196E" w:rsidRPr="000E370C">
        <w:rPr>
          <w:color w:val="94B6D2" w:themeColor="accent1"/>
          <w:sz w:val="28"/>
        </w:rPr>
        <w:t xml:space="preserve"> u1040508</w:t>
      </w:r>
    </w:p>
    <w:p w14:paraId="4D169B23" w14:textId="77777777" w:rsidR="00192E89" w:rsidRPr="000E370C" w:rsidRDefault="00192E89" w:rsidP="000E370C">
      <w:pPr>
        <w:pStyle w:val="Contactinfo"/>
        <w:rPr>
          <w:sz w:val="28"/>
        </w:rPr>
      </w:pPr>
      <w:r w:rsidRPr="000E370C">
        <w:rPr>
          <w:color w:val="355D7E" w:themeColor="accent1" w:themeShade="80"/>
          <w:sz w:val="28"/>
        </w:rPr>
        <w:t xml:space="preserve">GREGORY </w:t>
      </w:r>
      <w:r w:rsidRPr="000E370C">
        <w:rPr>
          <w:b/>
          <w:color w:val="355D7E" w:themeColor="accent1" w:themeShade="80"/>
          <w:sz w:val="28"/>
        </w:rPr>
        <w:t>JONES</w:t>
      </w:r>
      <w:r w:rsidR="00BD196E" w:rsidRPr="000E370C">
        <w:rPr>
          <w:color w:val="355D7E" w:themeColor="accent1" w:themeShade="80"/>
          <w:sz w:val="28"/>
        </w:rPr>
        <w:t xml:space="preserve"> </w:t>
      </w:r>
      <w:r w:rsidR="00BD196E" w:rsidRPr="000E370C">
        <w:rPr>
          <w:color w:val="D8B25C" w:themeColor="accent4"/>
          <w:sz w:val="28"/>
        </w:rPr>
        <w:t xml:space="preserve">/ </w:t>
      </w:r>
      <w:r w:rsidR="00BD196E" w:rsidRPr="000E370C">
        <w:rPr>
          <w:color w:val="94B6D2" w:themeColor="accent1"/>
          <w:sz w:val="28"/>
        </w:rPr>
        <w:t>u1023488</w:t>
      </w:r>
    </w:p>
    <w:p w14:paraId="774A6F0B" w14:textId="77777777" w:rsidR="00383BD3" w:rsidRDefault="00383BD3" w:rsidP="00192E89"/>
    <w:p w14:paraId="7D92F752" w14:textId="77777777" w:rsidR="00E279B8" w:rsidRDefault="00E279B8" w:rsidP="00E279B8">
      <w:pPr>
        <w:pStyle w:val="Subtitle"/>
      </w:pPr>
      <w:r>
        <w:t xml:space="preserve"> </w:t>
      </w:r>
    </w:p>
    <w:p w14:paraId="0A270E96" w14:textId="152A3A88" w:rsidR="00E279B8" w:rsidRDefault="00E279B8" w:rsidP="00192E89">
      <w:pPr>
        <w:pStyle w:val="Contactinfo"/>
        <w:ind w:left="0"/>
        <w:jc w:val="left"/>
      </w:pPr>
    </w:p>
    <w:p w14:paraId="17674578" w14:textId="77777777" w:rsidR="00E279B8" w:rsidRDefault="00E279B8" w:rsidP="00383BD3">
      <w:pPr>
        <w:pStyle w:val="Contactinfo"/>
        <w:ind w:left="0"/>
        <w:jc w:val="left"/>
      </w:pPr>
    </w:p>
    <w:p w14:paraId="6FE0D02D" w14:textId="77777777" w:rsidR="00907CBB" w:rsidRDefault="00192E89" w:rsidP="00192E89">
      <w:pPr>
        <w:tabs>
          <w:tab w:val="left" w:pos="6460"/>
        </w:tabs>
        <w:rPr>
          <w:noProof/>
        </w:rPr>
      </w:pPr>
      <w:r>
        <w:rPr>
          <w:noProof/>
        </w:rPr>
        <w:tab/>
      </w:r>
    </w:p>
    <w:p w14:paraId="1E9F4869" w14:textId="77777777" w:rsidR="00192E89" w:rsidRDefault="00192E89" w:rsidP="00E279B8">
      <w:pPr>
        <w:rPr>
          <w:noProof/>
        </w:rPr>
      </w:pPr>
    </w:p>
    <w:p w14:paraId="5FA99393" w14:textId="77777777" w:rsidR="00192E89" w:rsidRDefault="00192E89" w:rsidP="00E279B8">
      <w:pPr>
        <w:rPr>
          <w:noProof/>
        </w:rPr>
      </w:pPr>
    </w:p>
    <w:p w14:paraId="078F476C" w14:textId="77777777" w:rsidR="00192E89" w:rsidRDefault="00192E89" w:rsidP="00192E89">
      <w:pPr>
        <w:jc w:val="center"/>
        <w:rPr>
          <w:noProof/>
        </w:rPr>
      </w:pPr>
    </w:p>
    <w:p w14:paraId="1EB3A59F" w14:textId="77777777" w:rsidR="00192E89" w:rsidRDefault="00192E89" w:rsidP="00E279B8">
      <w:pPr>
        <w:rPr>
          <w:noProof/>
        </w:rPr>
      </w:pPr>
    </w:p>
    <w:p w14:paraId="6CE57EC1" w14:textId="77777777" w:rsidR="00192E89" w:rsidRDefault="00192E89" w:rsidP="00E279B8">
      <w:pPr>
        <w:rPr>
          <w:noProof/>
        </w:rPr>
      </w:pPr>
    </w:p>
    <w:p w14:paraId="3B3CA295" w14:textId="77777777" w:rsidR="00192E89" w:rsidRDefault="00192E89" w:rsidP="00E279B8">
      <w:pPr>
        <w:rPr>
          <w:noProof/>
        </w:rPr>
      </w:pPr>
    </w:p>
    <w:p w14:paraId="2035FA55" w14:textId="77777777" w:rsidR="00192E89" w:rsidRDefault="00192E89" w:rsidP="00E279B8">
      <w:pPr>
        <w:rPr>
          <w:noProof/>
        </w:rPr>
      </w:pPr>
    </w:p>
    <w:p w14:paraId="51D15E4D" w14:textId="77777777" w:rsidR="00192E89" w:rsidRDefault="00192E89" w:rsidP="00E279B8">
      <w:pPr>
        <w:rPr>
          <w:noProof/>
        </w:rPr>
      </w:pPr>
    </w:p>
    <w:p w14:paraId="681B9E7D" w14:textId="05765F75" w:rsidR="00192E89" w:rsidRDefault="00EB170A" w:rsidP="00E279B8">
      <w:pPr>
        <w:rPr>
          <w:noProof/>
        </w:rPr>
      </w:pPr>
      <w:r>
        <w:rPr>
          <w:noProof/>
          <w:lang w:eastAsia="en-AU"/>
        </w:rPr>
        <mc:AlternateContent>
          <mc:Choice Requires="wps">
            <w:drawing>
              <wp:anchor distT="0" distB="0" distL="114300" distR="114300" simplePos="0" relativeHeight="251658240" behindDoc="0" locked="0" layoutInCell="1" allowOverlap="1" wp14:anchorId="7A9EA30C" wp14:editId="68C9865A">
                <wp:simplePos x="0" y="0"/>
                <wp:positionH relativeFrom="margin">
                  <wp:posOffset>1209675</wp:posOffset>
                </wp:positionH>
                <wp:positionV relativeFrom="margin">
                  <wp:posOffset>6083935</wp:posOffset>
                </wp:positionV>
                <wp:extent cx="4737100" cy="2016125"/>
                <wp:effectExtent l="0" t="0" r="6350" b="3175"/>
                <wp:wrapSquare wrapText="bothSides"/>
                <wp:docPr id="4" name="Text Box 4"/>
                <wp:cNvGraphicFramePr/>
                <a:graphic xmlns:a="http://schemas.openxmlformats.org/drawingml/2006/main">
                  <a:graphicData uri="http://schemas.microsoft.com/office/word/2010/wordprocessingShape">
                    <wps:wsp>
                      <wps:cNvSpPr txBox="1"/>
                      <wps:spPr>
                        <a:xfrm>
                          <a:off x="0" y="0"/>
                          <a:ext cx="4737100" cy="2016125"/>
                        </a:xfrm>
                        <a:prstGeom prst="rect">
                          <a:avLst/>
                        </a:prstGeom>
                        <a:solidFill>
                          <a:schemeClr val="lt1"/>
                        </a:solidFill>
                        <a:ln w="6350">
                          <a:noFill/>
                        </a:ln>
                      </wps:spPr>
                      <wps:txbx>
                        <w:txbxContent>
                          <w:p w14:paraId="7E5473C3" w14:textId="77777777" w:rsidR="00700774" w:rsidRDefault="00700774"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700774" w:rsidRPr="00192E89" w:rsidRDefault="00700774"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700774" w:rsidRPr="00192E89" w:rsidRDefault="00700774" w:rsidP="00192E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9EA30C" id="_x0000_t202" coordsize="21600,21600" o:spt="202" path="m,l,21600r21600,l21600,xe">
                <v:stroke joinstyle="miter"/>
                <v:path gradientshapeok="t" o:connecttype="rect"/>
              </v:shapetype>
              <v:shape id="Text Box 4" o:spid="_x0000_s1026" type="#_x0000_t202" style="position:absolute;left:0;text-align:left;margin-left:95.25pt;margin-top:479.05pt;width:373pt;height:15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" fillcolor="white [3201]" stroked="f" strokeweight=".5pt">
                <v:textbox>
                  <w:txbxContent>
                    <w:p w14:paraId="7E5473C3" w14:textId="77777777" w:rsidR="00700774" w:rsidRDefault="00700774" w:rsidP="00DC0ED4">
                      <w:pPr>
                        <w:pStyle w:val="Title"/>
                        <w:rPr>
                          <w:b/>
                        </w:rPr>
                      </w:pPr>
                      <w:r w:rsidRPr="00233900">
                        <w:rPr>
                          <w:b/>
                        </w:rPr>
                        <w:t>CSC3600</w:t>
                      </w:r>
                      <w:r w:rsidRPr="00192E89">
                        <w:rPr>
                          <w:sz w:val="48"/>
                        </w:rPr>
                        <w:t xml:space="preserve"> </w:t>
                      </w:r>
                      <w:r w:rsidRPr="00192E89">
                        <w:rPr>
                          <w:sz w:val="48"/>
                        </w:rPr>
                        <w:br/>
                        <w:t>ICT Professional Project</w:t>
                      </w:r>
                      <w:r w:rsidRPr="00192E89">
                        <w:rPr>
                          <w:sz w:val="48"/>
                        </w:rPr>
                        <w:br/>
                      </w:r>
                      <w:r w:rsidRPr="00233900">
                        <w:rPr>
                          <w:b/>
                        </w:rPr>
                        <w:t>web based image organiser</w:t>
                      </w:r>
                    </w:p>
                    <w:p w14:paraId="38CE03B4" w14:textId="61D4AADD" w:rsidR="00700774" w:rsidRPr="00192E89" w:rsidRDefault="00700774" w:rsidP="00DC0ED4">
                      <w:pPr>
                        <w:pStyle w:val="Title"/>
                        <w:rPr>
                          <w:sz w:val="48"/>
                        </w:rPr>
                      </w:pPr>
                      <w:r w:rsidRPr="00EB170A">
                        <w:rPr>
                          <w:sz w:val="48"/>
                        </w:rPr>
                        <w:t>FINAL PROJECT REPORT</w:t>
                      </w:r>
                      <w:r w:rsidRPr="00233900">
                        <w:rPr>
                          <w:b/>
                          <w:sz w:val="48"/>
                        </w:rPr>
                        <w:br/>
                      </w:r>
                      <w:r>
                        <w:rPr>
                          <w:b/>
                          <w:color w:val="000000" w:themeColor="text1"/>
                          <w:sz w:val="36"/>
                        </w:rPr>
                        <w:t>supervisor</w:t>
                      </w:r>
                      <w:r w:rsidRPr="00233900">
                        <w:rPr>
                          <w:b/>
                          <w:color w:val="000000" w:themeColor="text1"/>
                          <w:sz w:val="36"/>
                        </w:rPr>
                        <w:t xml:space="preserve">: </w:t>
                      </w:r>
                      <w:r w:rsidRPr="00233900">
                        <w:rPr>
                          <w:color w:val="000000" w:themeColor="text1"/>
                          <w:sz w:val="36"/>
                        </w:rPr>
                        <w:t>a/prof stijn dekeyser</w:t>
                      </w:r>
                    </w:p>
                    <w:p w14:paraId="5270E116" w14:textId="77777777" w:rsidR="00700774" w:rsidRPr="00192E89" w:rsidRDefault="00700774" w:rsidP="00192E89"/>
                  </w:txbxContent>
                </v:textbox>
                <w10:wrap type="square" anchorx="margin" anchory="margin"/>
              </v:shape>
            </w:pict>
          </mc:Fallback>
        </mc:AlternateContent>
      </w:r>
    </w:p>
    <w:p w14:paraId="069C1E8B" w14:textId="0E61AC9F" w:rsidR="00192E89" w:rsidRDefault="00192E89" w:rsidP="00E279B8">
      <w:pPr>
        <w:rPr>
          <w:noProof/>
        </w:rPr>
      </w:pPr>
    </w:p>
    <w:p w14:paraId="2E4C7B03" w14:textId="6A060EE5" w:rsidR="00192E89" w:rsidRDefault="00192E89" w:rsidP="00E279B8">
      <w:pPr>
        <w:rPr>
          <w:noProof/>
        </w:rPr>
      </w:pPr>
    </w:p>
    <w:p w14:paraId="4717E4A0" w14:textId="77777777" w:rsidR="00192E89" w:rsidRDefault="00192E89" w:rsidP="00E279B8">
      <w:pPr>
        <w:rPr>
          <w:noProof/>
        </w:rPr>
      </w:pPr>
    </w:p>
    <w:p w14:paraId="7AAAB35A" w14:textId="77777777" w:rsidR="00192E89" w:rsidRDefault="00192E89" w:rsidP="00E279B8">
      <w:pPr>
        <w:rPr>
          <w:noProof/>
        </w:rPr>
      </w:pPr>
    </w:p>
    <w:p w14:paraId="01AF6CC0" w14:textId="77777777" w:rsidR="00192E89" w:rsidRDefault="00192E89" w:rsidP="00E279B8">
      <w:pPr>
        <w:rPr>
          <w:noProof/>
        </w:rPr>
      </w:pPr>
    </w:p>
    <w:p w14:paraId="41EBA857" w14:textId="77777777" w:rsidR="00192E89" w:rsidRDefault="00192E89" w:rsidP="00E279B8">
      <w:pPr>
        <w:rPr>
          <w:noProof/>
        </w:rPr>
      </w:pPr>
    </w:p>
    <w:p w14:paraId="08A5D9FE" w14:textId="77777777" w:rsidR="00192E89" w:rsidRDefault="00192E89" w:rsidP="00E279B8">
      <w:pPr>
        <w:rPr>
          <w:noProof/>
        </w:rPr>
      </w:pPr>
    </w:p>
    <w:tbl>
      <w:tblPr>
        <w:tblStyle w:val="GridTable4-Accent1"/>
        <w:tblpPr w:leftFromText="180" w:rightFromText="180" w:horzAnchor="margin" w:tblpXSpec="center" w:tblpY="960"/>
        <w:tblW w:w="9334" w:type="dxa"/>
        <w:tblLook w:val="04A0" w:firstRow="1" w:lastRow="0" w:firstColumn="1" w:lastColumn="0" w:noHBand="0" w:noVBand="1"/>
      </w:tblPr>
      <w:tblGrid>
        <w:gridCol w:w="1538"/>
        <w:gridCol w:w="6537"/>
        <w:gridCol w:w="1259"/>
      </w:tblGrid>
      <w:tr w:rsidR="005A048B" w14:paraId="34E48E0B" w14:textId="77777777" w:rsidTr="00EB1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DA89B38" w14:textId="77777777" w:rsidR="005A048B" w:rsidRPr="005A048B" w:rsidRDefault="005A048B" w:rsidP="000E370C">
            <w:pPr>
              <w:pStyle w:val="Subtitle"/>
              <w:jc w:val="center"/>
              <w:rPr>
                <w:noProof/>
              </w:rPr>
            </w:pPr>
            <w:r w:rsidRPr="005A048B">
              <w:rPr>
                <w:noProof/>
              </w:rPr>
              <w:lastRenderedPageBreak/>
              <w:t>VERSION</w:t>
            </w:r>
          </w:p>
        </w:tc>
        <w:tc>
          <w:tcPr>
            <w:tcW w:w="6537" w:type="dxa"/>
          </w:tcPr>
          <w:p w14:paraId="2857AB28"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COMMENTS</w:t>
            </w:r>
          </w:p>
        </w:tc>
        <w:tc>
          <w:tcPr>
            <w:tcW w:w="1259" w:type="dxa"/>
          </w:tcPr>
          <w:p w14:paraId="464DE204" w14:textId="77777777" w:rsidR="005A048B" w:rsidRPr="005A048B" w:rsidRDefault="005A048B" w:rsidP="000E370C">
            <w:pPr>
              <w:pStyle w:val="Subtitle"/>
              <w:jc w:val="center"/>
              <w:cnfStyle w:val="100000000000" w:firstRow="1" w:lastRow="0" w:firstColumn="0" w:lastColumn="0" w:oddVBand="0" w:evenVBand="0" w:oddHBand="0" w:evenHBand="0" w:firstRowFirstColumn="0" w:firstRowLastColumn="0" w:lastRowFirstColumn="0" w:lastRowLastColumn="0"/>
              <w:rPr>
                <w:noProof/>
              </w:rPr>
            </w:pPr>
            <w:r w:rsidRPr="005A048B">
              <w:rPr>
                <w:noProof/>
              </w:rPr>
              <w:t>DATE</w:t>
            </w:r>
          </w:p>
        </w:tc>
      </w:tr>
      <w:tr w:rsidR="005A048B" w14:paraId="5CED3F9E"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3F2A06A0" w14:textId="77777777" w:rsidR="005A048B" w:rsidRPr="005A048B" w:rsidRDefault="005A048B" w:rsidP="007345A3">
            <w:pPr>
              <w:pStyle w:val="Tabletext"/>
              <w:jc w:val="center"/>
              <w:rPr>
                <w:noProof/>
              </w:rPr>
            </w:pPr>
            <w:r w:rsidRPr="005A048B">
              <w:rPr>
                <w:noProof/>
              </w:rPr>
              <w:t>0.1</w:t>
            </w:r>
          </w:p>
        </w:tc>
        <w:tc>
          <w:tcPr>
            <w:tcW w:w="6537" w:type="dxa"/>
          </w:tcPr>
          <w:p w14:paraId="4A4CFEAB" w14:textId="03B8D7C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Initial </w:t>
            </w:r>
            <w:r w:rsidR="00E13D57">
              <w:rPr>
                <w:noProof/>
              </w:rPr>
              <w:t>t</w:t>
            </w:r>
            <w:r w:rsidRPr="005A048B">
              <w:rPr>
                <w:noProof/>
              </w:rPr>
              <w:t>emplate created</w:t>
            </w:r>
          </w:p>
        </w:tc>
        <w:tc>
          <w:tcPr>
            <w:tcW w:w="1259" w:type="dxa"/>
          </w:tcPr>
          <w:p w14:paraId="06D2B819" w14:textId="7285F5F4" w:rsidR="005A048B" w:rsidRPr="005A048B" w:rsidRDefault="005A048B"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sidRPr="005A048B">
              <w:rPr>
                <w:noProof/>
              </w:rPr>
              <w:t xml:space="preserve">3 </w:t>
            </w:r>
            <w:r w:rsidR="00E4439B">
              <w:rPr>
                <w:noProof/>
              </w:rPr>
              <w:t>Oct</w:t>
            </w:r>
            <w:r w:rsidRPr="005A048B">
              <w:rPr>
                <w:noProof/>
              </w:rPr>
              <w:t xml:space="preserve"> 18</w:t>
            </w:r>
          </w:p>
        </w:tc>
      </w:tr>
      <w:tr w:rsidR="00E11012" w14:paraId="53788DC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6A61CE3C" w14:textId="48CF1A24" w:rsidR="00E11012" w:rsidRPr="005A048B" w:rsidRDefault="00E11012" w:rsidP="007345A3">
            <w:pPr>
              <w:pStyle w:val="Tabletext"/>
              <w:jc w:val="center"/>
              <w:rPr>
                <w:noProof/>
              </w:rPr>
            </w:pPr>
            <w:r>
              <w:rPr>
                <w:noProof/>
              </w:rPr>
              <w:t>0.2</w:t>
            </w:r>
          </w:p>
        </w:tc>
        <w:tc>
          <w:tcPr>
            <w:tcW w:w="6537" w:type="dxa"/>
          </w:tcPr>
          <w:p w14:paraId="4531B3DB" w14:textId="1E2DC966"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Methodology and Project Process Added</w:t>
            </w:r>
          </w:p>
        </w:tc>
        <w:tc>
          <w:tcPr>
            <w:tcW w:w="1259" w:type="dxa"/>
          </w:tcPr>
          <w:p w14:paraId="1ECDAD28" w14:textId="4C2AB9FC" w:rsidR="00E11012" w:rsidRPr="005A048B"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7 Oct 18</w:t>
            </w:r>
          </w:p>
        </w:tc>
      </w:tr>
      <w:tr w:rsidR="005A048B" w14:paraId="66EE8980"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754B0716" w14:textId="0918756A" w:rsidR="005A048B" w:rsidRPr="005A048B" w:rsidRDefault="00E11012" w:rsidP="007345A3">
            <w:pPr>
              <w:pStyle w:val="Tabletext"/>
              <w:jc w:val="center"/>
              <w:rPr>
                <w:noProof/>
              </w:rPr>
            </w:pPr>
            <w:r>
              <w:rPr>
                <w:noProof/>
              </w:rPr>
              <w:t>0.3</w:t>
            </w:r>
          </w:p>
        </w:tc>
        <w:tc>
          <w:tcPr>
            <w:tcW w:w="6537" w:type="dxa"/>
          </w:tcPr>
          <w:p w14:paraId="5A5BD997" w14:textId="71FC9FBD"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Costs Analysis Added</w:t>
            </w:r>
          </w:p>
        </w:tc>
        <w:tc>
          <w:tcPr>
            <w:tcW w:w="1259" w:type="dxa"/>
          </w:tcPr>
          <w:p w14:paraId="10B766C7" w14:textId="52D69F94" w:rsidR="005A048B" w:rsidRPr="005A048B" w:rsidRDefault="00700074"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9 Oct 18</w:t>
            </w:r>
          </w:p>
        </w:tc>
      </w:tr>
      <w:tr w:rsidR="00E11012" w14:paraId="54C5EDC1"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5DDDF23E" w14:textId="0A5D1A6F" w:rsidR="00E11012" w:rsidRDefault="00E11012" w:rsidP="007345A3">
            <w:pPr>
              <w:pStyle w:val="Tabletext"/>
              <w:jc w:val="center"/>
              <w:rPr>
                <w:noProof/>
              </w:rPr>
            </w:pPr>
            <w:r>
              <w:rPr>
                <w:noProof/>
              </w:rPr>
              <w:t>0.4</w:t>
            </w:r>
          </w:p>
        </w:tc>
        <w:tc>
          <w:tcPr>
            <w:tcW w:w="6537" w:type="dxa"/>
          </w:tcPr>
          <w:p w14:paraId="26A311E3" w14:textId="0BD8D5B5"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Project Outcome Added</w:t>
            </w:r>
          </w:p>
        </w:tc>
        <w:tc>
          <w:tcPr>
            <w:tcW w:w="1259" w:type="dxa"/>
          </w:tcPr>
          <w:p w14:paraId="58F1F161" w14:textId="188B4697" w:rsidR="00E11012" w:rsidRDefault="00E11012"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12 Oct 18</w:t>
            </w:r>
          </w:p>
        </w:tc>
      </w:tr>
      <w:tr w:rsidR="005A048B" w14:paraId="6D9BF3FA"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681DEFF4" w14:textId="158EABB5" w:rsidR="005A048B" w:rsidRPr="005A048B" w:rsidRDefault="00E11012" w:rsidP="007345A3">
            <w:pPr>
              <w:pStyle w:val="Tabletext"/>
              <w:jc w:val="center"/>
              <w:rPr>
                <w:noProof/>
              </w:rPr>
            </w:pPr>
            <w:r>
              <w:rPr>
                <w:noProof/>
              </w:rPr>
              <w:t>0.5</w:t>
            </w:r>
          </w:p>
        </w:tc>
        <w:tc>
          <w:tcPr>
            <w:tcW w:w="6537" w:type="dxa"/>
          </w:tcPr>
          <w:p w14:paraId="5F8B5887" w14:textId="712EC963"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Annex Docluments</w:t>
            </w:r>
            <w:r w:rsidR="004A11CE">
              <w:rPr>
                <w:noProof/>
              </w:rPr>
              <w:t>/Executive Summary</w:t>
            </w:r>
          </w:p>
        </w:tc>
        <w:tc>
          <w:tcPr>
            <w:tcW w:w="1259" w:type="dxa"/>
          </w:tcPr>
          <w:p w14:paraId="7FD01AAA" w14:textId="41637DF7" w:rsidR="005A048B" w:rsidRPr="005A048B" w:rsidRDefault="00D77DE2"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14 Oct 18</w:t>
            </w:r>
          </w:p>
        </w:tc>
      </w:tr>
      <w:tr w:rsidR="005A048B" w14:paraId="1C68FB77"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12EBA05B" w14:textId="38FA2968" w:rsidR="005A048B" w:rsidRPr="005A048B" w:rsidRDefault="00E11012" w:rsidP="007345A3">
            <w:pPr>
              <w:pStyle w:val="Tabletext"/>
              <w:jc w:val="center"/>
              <w:rPr>
                <w:noProof/>
              </w:rPr>
            </w:pPr>
            <w:r>
              <w:rPr>
                <w:noProof/>
              </w:rPr>
              <w:t>0.6</w:t>
            </w:r>
          </w:p>
        </w:tc>
        <w:tc>
          <w:tcPr>
            <w:tcW w:w="6537" w:type="dxa"/>
          </w:tcPr>
          <w:p w14:paraId="74737123" w14:textId="576E35B9" w:rsidR="005A048B" w:rsidRPr="005A048B" w:rsidRDefault="00C0777C"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Adjusted Cost Analysis</w:t>
            </w:r>
          </w:p>
        </w:tc>
        <w:tc>
          <w:tcPr>
            <w:tcW w:w="1259" w:type="dxa"/>
          </w:tcPr>
          <w:p w14:paraId="0BC840C2" w14:textId="70984834" w:rsidR="00CB0C57" w:rsidRPr="005A048B" w:rsidRDefault="00C0777C"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16 Oct 18</w:t>
            </w:r>
          </w:p>
        </w:tc>
      </w:tr>
      <w:tr w:rsidR="00CB0C57" w14:paraId="2A9CF1F2"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F13675B" w14:textId="303D8DF6" w:rsidR="00CB0C57" w:rsidRDefault="00E11012" w:rsidP="007345A3">
            <w:pPr>
              <w:pStyle w:val="Tabletext"/>
              <w:jc w:val="center"/>
              <w:rPr>
                <w:noProof/>
              </w:rPr>
            </w:pPr>
            <w:r>
              <w:rPr>
                <w:noProof/>
              </w:rPr>
              <w:t>0.7</w:t>
            </w:r>
          </w:p>
        </w:tc>
        <w:tc>
          <w:tcPr>
            <w:tcW w:w="6537" w:type="dxa"/>
          </w:tcPr>
          <w:p w14:paraId="0670E9A0" w14:textId="680284F5" w:rsidR="00CB0C57" w:rsidRDefault="00CB0C57"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Added the Individual Log Sheet Summaries</w:t>
            </w:r>
          </w:p>
        </w:tc>
        <w:tc>
          <w:tcPr>
            <w:tcW w:w="1259" w:type="dxa"/>
          </w:tcPr>
          <w:p w14:paraId="34BF5141" w14:textId="43B38FC8" w:rsidR="00CB0C57" w:rsidRDefault="00CB0C57"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17 Oct 18</w:t>
            </w:r>
          </w:p>
        </w:tc>
      </w:tr>
      <w:tr w:rsidR="00C569A3" w14:paraId="23A258B0" w14:textId="77777777" w:rsidTr="00EB170A">
        <w:tc>
          <w:tcPr>
            <w:cnfStyle w:val="001000000000" w:firstRow="0" w:lastRow="0" w:firstColumn="1" w:lastColumn="0" w:oddVBand="0" w:evenVBand="0" w:oddHBand="0" w:evenHBand="0" w:firstRowFirstColumn="0" w:firstRowLastColumn="0" w:lastRowFirstColumn="0" w:lastRowLastColumn="0"/>
            <w:tcW w:w="1538" w:type="dxa"/>
          </w:tcPr>
          <w:p w14:paraId="283033A8" w14:textId="54139FBE" w:rsidR="00C569A3" w:rsidRDefault="00C569A3" w:rsidP="007345A3">
            <w:pPr>
              <w:pStyle w:val="Tabletext"/>
              <w:jc w:val="center"/>
              <w:rPr>
                <w:noProof/>
              </w:rPr>
            </w:pPr>
            <w:r>
              <w:rPr>
                <w:noProof/>
              </w:rPr>
              <w:t>0.8</w:t>
            </w:r>
          </w:p>
        </w:tc>
        <w:tc>
          <w:tcPr>
            <w:tcW w:w="6537" w:type="dxa"/>
          </w:tcPr>
          <w:p w14:paraId="5C3A78D0" w14:textId="1BF46113" w:rsidR="00C569A3" w:rsidRDefault="00C569A3" w:rsidP="007345A3">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Added the Conclusion</w:t>
            </w:r>
          </w:p>
        </w:tc>
        <w:tc>
          <w:tcPr>
            <w:tcW w:w="1259" w:type="dxa"/>
          </w:tcPr>
          <w:p w14:paraId="4A39BA06" w14:textId="330E5E30" w:rsidR="00C569A3" w:rsidRDefault="00C569A3" w:rsidP="00CB0C57">
            <w:pPr>
              <w:pStyle w:val="Tabletext"/>
              <w:jc w:val="center"/>
              <w:cnfStyle w:val="000000000000" w:firstRow="0" w:lastRow="0" w:firstColumn="0" w:lastColumn="0" w:oddVBand="0" w:evenVBand="0" w:oddHBand="0" w:evenHBand="0" w:firstRowFirstColumn="0" w:firstRowLastColumn="0" w:lastRowFirstColumn="0" w:lastRowLastColumn="0"/>
              <w:rPr>
                <w:noProof/>
              </w:rPr>
            </w:pPr>
            <w:r>
              <w:rPr>
                <w:noProof/>
              </w:rPr>
              <w:t>17 Oct 18</w:t>
            </w:r>
          </w:p>
        </w:tc>
      </w:tr>
      <w:tr w:rsidR="001B7748" w14:paraId="68B63A1C" w14:textId="77777777" w:rsidTr="00EB17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8" w:type="dxa"/>
          </w:tcPr>
          <w:p w14:paraId="549C03CC" w14:textId="4A7C6DE4" w:rsidR="001B7748" w:rsidRDefault="001B7748" w:rsidP="007345A3">
            <w:pPr>
              <w:pStyle w:val="Tabletext"/>
              <w:jc w:val="center"/>
              <w:rPr>
                <w:noProof/>
              </w:rPr>
            </w:pPr>
            <w:r>
              <w:rPr>
                <w:noProof/>
              </w:rPr>
              <w:t>1.0</w:t>
            </w:r>
          </w:p>
        </w:tc>
        <w:tc>
          <w:tcPr>
            <w:tcW w:w="6537" w:type="dxa"/>
          </w:tcPr>
          <w:p w14:paraId="004A84EF" w14:textId="55F15D60" w:rsidR="001B7748" w:rsidRDefault="001B7748" w:rsidP="007345A3">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Initial Release</w:t>
            </w:r>
          </w:p>
        </w:tc>
        <w:tc>
          <w:tcPr>
            <w:tcW w:w="1259" w:type="dxa"/>
          </w:tcPr>
          <w:p w14:paraId="45DA748E" w14:textId="07C081BC" w:rsidR="001B7748" w:rsidRDefault="001B7748" w:rsidP="00CB0C57">
            <w:pPr>
              <w:pStyle w:val="Tabletext"/>
              <w:jc w:val="center"/>
              <w:cnfStyle w:val="000000100000" w:firstRow="0" w:lastRow="0" w:firstColumn="0" w:lastColumn="0" w:oddVBand="0" w:evenVBand="0" w:oddHBand="1" w:evenHBand="0" w:firstRowFirstColumn="0" w:firstRowLastColumn="0" w:lastRowFirstColumn="0" w:lastRowLastColumn="0"/>
              <w:rPr>
                <w:noProof/>
              </w:rPr>
            </w:pPr>
            <w:r>
              <w:rPr>
                <w:noProof/>
              </w:rPr>
              <w:t>1</w:t>
            </w:r>
            <w:r w:rsidR="009D17A8">
              <w:rPr>
                <w:noProof/>
              </w:rPr>
              <w:t>9</w:t>
            </w:r>
            <w:r>
              <w:rPr>
                <w:noProof/>
              </w:rPr>
              <w:t xml:space="preserve"> Oct 18</w:t>
            </w:r>
          </w:p>
        </w:tc>
      </w:tr>
    </w:tbl>
    <w:p w14:paraId="0283C56C" w14:textId="77777777" w:rsidR="00192E89" w:rsidRDefault="000E370C" w:rsidP="000E370C">
      <w:pPr>
        <w:pStyle w:val="Heading1"/>
        <w:rPr>
          <w:noProof/>
        </w:rPr>
      </w:pPr>
      <w:bookmarkStart w:id="0" w:name="_Toc527703637"/>
      <w:bookmarkStart w:id="1" w:name="_Toc527711464"/>
      <w:r>
        <w:rPr>
          <w:noProof/>
        </w:rPr>
        <w:t>VERSION HISTORY</w:t>
      </w:r>
      <w:bookmarkEnd w:id="0"/>
      <w:bookmarkEnd w:id="1"/>
    </w:p>
    <w:p w14:paraId="143974C3" w14:textId="77777777" w:rsidR="005A048B" w:rsidRDefault="005A048B" w:rsidP="00E279B8">
      <w:pPr>
        <w:rPr>
          <w:noProof/>
        </w:rPr>
      </w:pPr>
    </w:p>
    <w:p w14:paraId="7B411CFA" w14:textId="77777777" w:rsidR="005A048B" w:rsidRDefault="005A048B" w:rsidP="00E279B8">
      <w:pPr>
        <w:rPr>
          <w:noProof/>
        </w:rPr>
      </w:pPr>
    </w:p>
    <w:p w14:paraId="0C01A63F" w14:textId="0310A08A" w:rsidR="005A048B" w:rsidRDefault="00E13D57">
      <w:pPr>
        <w:pStyle w:val="Heading1"/>
        <w:rPr>
          <w:ins w:id="2" w:author="Ryan G" w:date="2018-10-19T10:08:00Z"/>
          <w:noProof/>
        </w:rPr>
        <w:pPrChange w:id="3" w:author="Ryan G" w:date="2018-10-19T10:08:00Z">
          <w:pPr/>
        </w:pPrChange>
      </w:pPr>
      <w:bookmarkStart w:id="4" w:name="_Toc527711465"/>
      <w:ins w:id="5" w:author="Ryan G" w:date="2018-10-19T10:09:00Z">
        <w:r>
          <w:rPr>
            <w:noProof/>
          </w:rPr>
          <w:t xml:space="preserve">MEMBERS </w:t>
        </w:r>
      </w:ins>
      <w:ins w:id="6" w:author="Ryan G" w:date="2018-10-19T11:19:00Z">
        <w:r w:rsidR="00A91D8A">
          <w:rPr>
            <w:noProof/>
          </w:rPr>
          <w:t>CONTRIBUTION</w:t>
        </w:r>
      </w:ins>
      <w:ins w:id="7" w:author="Ryan G" w:date="2018-10-19T10:08:00Z">
        <w:r>
          <w:rPr>
            <w:noProof/>
          </w:rPr>
          <w:t xml:space="preserve"> </w:t>
        </w:r>
      </w:ins>
      <w:ins w:id="8" w:author="Ryan G" w:date="2018-10-19T10:09:00Z">
        <w:r>
          <w:rPr>
            <w:noProof/>
          </w:rPr>
          <w:t>STATEMENT</w:t>
        </w:r>
      </w:ins>
      <w:bookmarkEnd w:id="4"/>
    </w:p>
    <w:p w14:paraId="3FBE0ED7" w14:textId="77777777" w:rsidR="00E13D57" w:rsidRDefault="00E13D57" w:rsidP="00E279B8">
      <w:pPr>
        <w:rPr>
          <w:noProof/>
        </w:rPr>
      </w:pPr>
    </w:p>
    <w:tbl>
      <w:tblPr>
        <w:tblStyle w:val="TableGrid"/>
        <w:tblW w:w="9290" w:type="dxa"/>
        <w:tblInd w:w="72" w:type="dxa"/>
        <w:tblLook w:val="04A0" w:firstRow="1" w:lastRow="0" w:firstColumn="1" w:lastColumn="0" w:noHBand="0" w:noVBand="1"/>
        <w:tblPrChange w:id="9" w:author="Ryan G" w:date="2018-10-19T10:17:00Z">
          <w:tblPr>
            <w:tblStyle w:val="TableGrid"/>
            <w:tblW w:w="9279" w:type="dxa"/>
            <w:tblInd w:w="72" w:type="dxa"/>
            <w:tblLook w:val="04A0" w:firstRow="1" w:lastRow="0" w:firstColumn="1" w:lastColumn="0" w:noHBand="0" w:noVBand="1"/>
          </w:tblPr>
        </w:tblPrChange>
      </w:tblPr>
      <w:tblGrid>
        <w:gridCol w:w="1908"/>
        <w:gridCol w:w="1417"/>
        <w:gridCol w:w="1897"/>
        <w:gridCol w:w="2966"/>
        <w:gridCol w:w="1102"/>
        <w:tblGridChange w:id="10">
          <w:tblGrid>
            <w:gridCol w:w="2191"/>
            <w:gridCol w:w="1701"/>
            <w:gridCol w:w="1134"/>
            <w:gridCol w:w="3119"/>
            <w:gridCol w:w="1134"/>
          </w:tblGrid>
        </w:tblGridChange>
      </w:tblGrid>
      <w:tr w:rsidR="008E6401" w14:paraId="20673240" w14:textId="66979FE6" w:rsidTr="008E6401">
        <w:trPr>
          <w:trHeight w:val="442"/>
          <w:ins w:id="11" w:author="Ryan G" w:date="2018-10-19T10:05:00Z"/>
          <w:trPrChange w:id="12" w:author="Ryan G" w:date="2018-10-19T10:17:00Z">
            <w:trPr>
              <w:trHeight w:val="824"/>
            </w:trPr>
          </w:trPrChange>
        </w:trPr>
        <w:tc>
          <w:tcPr>
            <w:tcW w:w="1908" w:type="dxa"/>
            <w:vAlign w:val="center"/>
            <w:tcPrChange w:id="13" w:author="Ryan G" w:date="2018-10-19T10:17:00Z">
              <w:tcPr>
                <w:tcW w:w="2191" w:type="dxa"/>
                <w:vAlign w:val="center"/>
              </w:tcPr>
            </w:tcPrChange>
          </w:tcPr>
          <w:p w14:paraId="131D35A9" w14:textId="4F7D61EB" w:rsidR="008E6401" w:rsidRPr="008E6401" w:rsidRDefault="008E6401" w:rsidP="008E6401">
            <w:pPr>
              <w:ind w:left="0"/>
              <w:jc w:val="center"/>
              <w:rPr>
                <w:ins w:id="14" w:author="Ryan G" w:date="2018-10-19T10:10:00Z"/>
                <w:b/>
                <w:noProof/>
                <w:szCs w:val="28"/>
                <w:rPrChange w:id="15" w:author="Ryan G" w:date="2018-10-19T10:11:00Z">
                  <w:rPr>
                    <w:ins w:id="16" w:author="Ryan G" w:date="2018-10-19T10:10:00Z"/>
                    <w:b/>
                    <w:noProof/>
                    <w:sz w:val="36"/>
                  </w:rPr>
                </w:rPrChange>
              </w:rPr>
            </w:pPr>
            <w:ins w:id="17" w:author="Ryan G" w:date="2018-10-19T10:10:00Z">
              <w:r w:rsidRPr="008E6401">
                <w:rPr>
                  <w:b/>
                  <w:noProof/>
                  <w:szCs w:val="28"/>
                  <w:rPrChange w:id="18" w:author="Ryan G" w:date="2018-10-19T10:11:00Z">
                    <w:rPr>
                      <w:noProof/>
                      <w:sz w:val="36"/>
                    </w:rPr>
                  </w:rPrChange>
                </w:rPr>
                <w:t>Signee</w:t>
              </w:r>
            </w:ins>
          </w:p>
        </w:tc>
        <w:tc>
          <w:tcPr>
            <w:tcW w:w="1417" w:type="dxa"/>
            <w:vAlign w:val="center"/>
            <w:tcPrChange w:id="19" w:author="Ryan G" w:date="2018-10-19T10:17:00Z">
              <w:tcPr>
                <w:tcW w:w="1701" w:type="dxa"/>
                <w:vAlign w:val="center"/>
              </w:tcPr>
            </w:tcPrChange>
          </w:tcPr>
          <w:p w14:paraId="683ED311" w14:textId="304C4763" w:rsidR="008E6401" w:rsidRPr="008E6401" w:rsidRDefault="008E6401" w:rsidP="008E6401">
            <w:pPr>
              <w:ind w:left="0"/>
              <w:jc w:val="center"/>
              <w:rPr>
                <w:ins w:id="20" w:author="Ryan G" w:date="2018-10-19T10:10:00Z"/>
                <w:b/>
                <w:noProof/>
                <w:szCs w:val="28"/>
                <w:rPrChange w:id="21" w:author="Ryan G" w:date="2018-10-19T10:11:00Z">
                  <w:rPr>
                    <w:ins w:id="22" w:author="Ryan G" w:date="2018-10-19T10:10:00Z"/>
                    <w:b/>
                    <w:noProof/>
                    <w:sz w:val="36"/>
                  </w:rPr>
                </w:rPrChange>
              </w:rPr>
            </w:pPr>
            <w:ins w:id="23" w:author="Ryan G" w:date="2018-10-19T10:11:00Z">
              <w:r w:rsidRPr="008E6401">
                <w:rPr>
                  <w:b/>
                  <w:noProof/>
                  <w:szCs w:val="28"/>
                  <w:rPrChange w:id="24" w:author="Ryan G" w:date="2018-10-19T10:11:00Z">
                    <w:rPr>
                      <w:b/>
                      <w:noProof/>
                      <w:sz w:val="28"/>
                      <w:szCs w:val="28"/>
                    </w:rPr>
                  </w:rPrChange>
                </w:rPr>
                <w:t>Student ID</w:t>
              </w:r>
            </w:ins>
          </w:p>
        </w:tc>
        <w:tc>
          <w:tcPr>
            <w:tcW w:w="1897" w:type="dxa"/>
            <w:vAlign w:val="center"/>
            <w:tcPrChange w:id="25" w:author="Ryan G" w:date="2018-10-19T10:17:00Z">
              <w:tcPr>
                <w:tcW w:w="1134" w:type="dxa"/>
                <w:vAlign w:val="center"/>
              </w:tcPr>
            </w:tcPrChange>
          </w:tcPr>
          <w:p w14:paraId="4D34267D" w14:textId="76F02047" w:rsidR="008E6401" w:rsidRPr="008E6401" w:rsidRDefault="008E6401" w:rsidP="008E6401">
            <w:pPr>
              <w:ind w:left="0"/>
              <w:jc w:val="center"/>
              <w:rPr>
                <w:ins w:id="26" w:author="Ryan G" w:date="2018-10-19T10:10:00Z"/>
                <w:b/>
                <w:noProof/>
                <w:szCs w:val="28"/>
                <w:rPrChange w:id="27" w:author="Ryan G" w:date="2018-10-19T10:11:00Z">
                  <w:rPr>
                    <w:ins w:id="28" w:author="Ryan G" w:date="2018-10-19T10:10:00Z"/>
                    <w:b/>
                    <w:noProof/>
                    <w:sz w:val="36"/>
                  </w:rPr>
                </w:rPrChange>
              </w:rPr>
            </w:pPr>
            <w:ins w:id="29" w:author="Ryan G" w:date="2018-10-19T10:15:00Z">
              <w:r>
                <w:rPr>
                  <w:b/>
                  <w:noProof/>
                  <w:szCs w:val="28"/>
                </w:rPr>
                <w:t>Contribution (%)</w:t>
              </w:r>
            </w:ins>
          </w:p>
        </w:tc>
        <w:tc>
          <w:tcPr>
            <w:tcW w:w="2966" w:type="dxa"/>
            <w:vAlign w:val="center"/>
            <w:tcPrChange w:id="30" w:author="Ryan G" w:date="2018-10-19T10:17:00Z">
              <w:tcPr>
                <w:tcW w:w="3119" w:type="dxa"/>
                <w:vAlign w:val="center"/>
              </w:tcPr>
            </w:tcPrChange>
          </w:tcPr>
          <w:p w14:paraId="74EF6E4B" w14:textId="78E2D0C6" w:rsidR="008E6401" w:rsidRPr="008E6401" w:rsidRDefault="008E6401">
            <w:pPr>
              <w:ind w:left="0"/>
              <w:jc w:val="center"/>
              <w:rPr>
                <w:ins w:id="31" w:author="Ryan G" w:date="2018-10-19T10:05:00Z"/>
                <w:b/>
                <w:noProof/>
                <w:szCs w:val="28"/>
                <w:rPrChange w:id="32" w:author="Ryan G" w:date="2018-10-19T10:11:00Z">
                  <w:rPr>
                    <w:ins w:id="33" w:author="Ryan G" w:date="2018-10-19T10:05:00Z"/>
                    <w:noProof/>
                  </w:rPr>
                </w:rPrChange>
              </w:rPr>
              <w:pPrChange w:id="34" w:author="Ryan G" w:date="2018-10-19T10:14:00Z">
                <w:pPr>
                  <w:ind w:left="0"/>
                </w:pPr>
              </w:pPrChange>
            </w:pPr>
            <w:ins w:id="35" w:author="Ryan G" w:date="2018-10-19T10:06:00Z">
              <w:r w:rsidRPr="008E6401">
                <w:rPr>
                  <w:b/>
                  <w:noProof/>
                  <w:szCs w:val="28"/>
                  <w:rPrChange w:id="36" w:author="Ryan G" w:date="2018-10-19T10:11:00Z">
                    <w:rPr>
                      <w:noProof/>
                      <w:sz w:val="36"/>
                    </w:rPr>
                  </w:rPrChange>
                </w:rPr>
                <w:t>Signature</w:t>
              </w:r>
            </w:ins>
          </w:p>
        </w:tc>
        <w:tc>
          <w:tcPr>
            <w:tcW w:w="1102" w:type="dxa"/>
            <w:vAlign w:val="center"/>
            <w:tcPrChange w:id="37" w:author="Ryan G" w:date="2018-10-19T10:17:00Z">
              <w:tcPr>
                <w:tcW w:w="1134" w:type="dxa"/>
                <w:vAlign w:val="center"/>
              </w:tcPr>
            </w:tcPrChange>
          </w:tcPr>
          <w:p w14:paraId="3B746860" w14:textId="0AD92B48" w:rsidR="008E6401" w:rsidRPr="008E6401" w:rsidRDefault="008E6401" w:rsidP="008E6401">
            <w:pPr>
              <w:ind w:left="0"/>
              <w:jc w:val="center"/>
              <w:rPr>
                <w:ins w:id="38" w:author="Ryan G" w:date="2018-10-19T10:11:00Z"/>
                <w:b/>
                <w:noProof/>
                <w:szCs w:val="28"/>
                <w:rPrChange w:id="39" w:author="Ryan G" w:date="2018-10-19T10:11:00Z">
                  <w:rPr>
                    <w:ins w:id="40" w:author="Ryan G" w:date="2018-10-19T10:11:00Z"/>
                    <w:b/>
                    <w:noProof/>
                    <w:sz w:val="28"/>
                    <w:szCs w:val="28"/>
                  </w:rPr>
                </w:rPrChange>
              </w:rPr>
            </w:pPr>
            <w:ins w:id="41" w:author="Ryan G" w:date="2018-10-19T10:13:00Z">
              <w:r>
                <w:rPr>
                  <w:b/>
                  <w:noProof/>
                  <w:szCs w:val="28"/>
                </w:rPr>
                <w:t>Date</w:t>
              </w:r>
            </w:ins>
          </w:p>
        </w:tc>
      </w:tr>
      <w:tr w:rsidR="008E6401" w14:paraId="1DAD7B7F" w14:textId="7BD50217" w:rsidTr="008E6401">
        <w:trPr>
          <w:trHeight w:val="928"/>
          <w:ins w:id="42" w:author="Ryan G" w:date="2018-10-19T10:05:00Z"/>
          <w:trPrChange w:id="43" w:author="Ryan G" w:date="2018-10-19T10:17:00Z">
            <w:trPr>
              <w:trHeight w:val="824"/>
            </w:trPr>
          </w:trPrChange>
        </w:trPr>
        <w:tc>
          <w:tcPr>
            <w:tcW w:w="1908" w:type="dxa"/>
            <w:vAlign w:val="center"/>
            <w:tcPrChange w:id="44" w:author="Ryan G" w:date="2018-10-19T10:17:00Z">
              <w:tcPr>
                <w:tcW w:w="2191" w:type="dxa"/>
                <w:vAlign w:val="center"/>
              </w:tcPr>
            </w:tcPrChange>
          </w:tcPr>
          <w:p w14:paraId="3A6AC241" w14:textId="182253D5" w:rsidR="008E6401" w:rsidRPr="008E6401" w:rsidRDefault="008E6401">
            <w:pPr>
              <w:ind w:left="0"/>
              <w:rPr>
                <w:ins w:id="45" w:author="Ryan G" w:date="2018-10-19T10:10:00Z"/>
                <w:noProof/>
                <w:szCs w:val="28"/>
                <w:rPrChange w:id="46" w:author="Ryan G" w:date="2018-10-19T10:11:00Z">
                  <w:rPr>
                    <w:ins w:id="47" w:author="Ryan G" w:date="2018-10-19T10:10:00Z"/>
                    <w:noProof/>
                    <w:sz w:val="36"/>
                  </w:rPr>
                </w:rPrChange>
              </w:rPr>
              <w:pPrChange w:id="48" w:author="Ryan G" w:date="2018-10-19T10:15:00Z">
                <w:pPr>
                  <w:ind w:left="0"/>
                  <w:jc w:val="center"/>
                </w:pPr>
              </w:pPrChange>
            </w:pPr>
            <w:ins w:id="49" w:author="Ryan G" w:date="2018-10-19T10:10:00Z">
              <w:r w:rsidRPr="008E6401">
                <w:rPr>
                  <w:noProof/>
                  <w:szCs w:val="28"/>
                  <w:rPrChange w:id="50" w:author="Ryan G" w:date="2018-10-19T10:11:00Z">
                    <w:rPr>
                      <w:noProof/>
                      <w:sz w:val="36"/>
                    </w:rPr>
                  </w:rPrChange>
                </w:rPr>
                <w:t>Ryan George</w:t>
              </w:r>
            </w:ins>
          </w:p>
        </w:tc>
        <w:tc>
          <w:tcPr>
            <w:tcW w:w="1417" w:type="dxa"/>
            <w:vAlign w:val="center"/>
            <w:tcPrChange w:id="51" w:author="Ryan G" w:date="2018-10-19T10:17:00Z">
              <w:tcPr>
                <w:tcW w:w="1701" w:type="dxa"/>
                <w:vAlign w:val="center"/>
              </w:tcPr>
            </w:tcPrChange>
          </w:tcPr>
          <w:p w14:paraId="20CF5BD8" w14:textId="78B0DC42" w:rsidR="008E6401" w:rsidRPr="008E6401" w:rsidRDefault="008E6401" w:rsidP="008E6401">
            <w:pPr>
              <w:ind w:left="0"/>
              <w:jc w:val="center"/>
              <w:rPr>
                <w:ins w:id="52" w:author="Ryan G" w:date="2018-10-19T10:10:00Z"/>
                <w:noProof/>
                <w:szCs w:val="28"/>
                <w:rPrChange w:id="53" w:author="Ryan G" w:date="2018-10-19T10:11:00Z">
                  <w:rPr>
                    <w:ins w:id="54" w:author="Ryan G" w:date="2018-10-19T10:10:00Z"/>
                    <w:noProof/>
                    <w:sz w:val="36"/>
                  </w:rPr>
                </w:rPrChange>
              </w:rPr>
            </w:pPr>
            <w:ins w:id="55" w:author="Ryan G" w:date="2018-10-19T10:14:00Z">
              <w:r>
                <w:rPr>
                  <w:noProof/>
                  <w:szCs w:val="28"/>
                </w:rPr>
                <w:t>U1091311</w:t>
              </w:r>
            </w:ins>
          </w:p>
        </w:tc>
        <w:tc>
          <w:tcPr>
            <w:tcW w:w="1897" w:type="dxa"/>
            <w:vAlign w:val="center"/>
            <w:tcPrChange w:id="56" w:author="Ryan G" w:date="2018-10-19T10:17:00Z">
              <w:tcPr>
                <w:tcW w:w="1134" w:type="dxa"/>
                <w:vAlign w:val="center"/>
              </w:tcPr>
            </w:tcPrChange>
          </w:tcPr>
          <w:p w14:paraId="4E03219E" w14:textId="015AA3F7" w:rsidR="008E6401" w:rsidRPr="008E6401" w:rsidRDefault="008E6401" w:rsidP="008E6401">
            <w:pPr>
              <w:ind w:left="0"/>
              <w:jc w:val="center"/>
              <w:rPr>
                <w:ins w:id="57" w:author="Ryan G" w:date="2018-10-19T10:10:00Z"/>
                <w:noProof/>
                <w:szCs w:val="28"/>
                <w:rPrChange w:id="58" w:author="Ryan G" w:date="2018-10-19T10:11:00Z">
                  <w:rPr>
                    <w:ins w:id="59" w:author="Ryan G" w:date="2018-10-19T10:10:00Z"/>
                    <w:noProof/>
                    <w:sz w:val="36"/>
                  </w:rPr>
                </w:rPrChange>
              </w:rPr>
            </w:pPr>
            <w:ins w:id="60" w:author="Ryan G" w:date="2018-10-19T10:18:00Z">
              <w:r>
                <w:rPr>
                  <w:noProof/>
                  <w:szCs w:val="28"/>
                </w:rPr>
                <w:t>22.9%</w:t>
              </w:r>
            </w:ins>
          </w:p>
        </w:tc>
        <w:tc>
          <w:tcPr>
            <w:tcW w:w="2966" w:type="dxa"/>
            <w:vAlign w:val="center"/>
            <w:tcPrChange w:id="61" w:author="Ryan G" w:date="2018-10-19T10:17:00Z">
              <w:tcPr>
                <w:tcW w:w="3119" w:type="dxa"/>
                <w:vAlign w:val="center"/>
              </w:tcPr>
            </w:tcPrChange>
          </w:tcPr>
          <w:p w14:paraId="35411ACA" w14:textId="77777777" w:rsidR="008E6401" w:rsidRPr="008E6401" w:rsidRDefault="008E6401">
            <w:pPr>
              <w:ind w:left="0"/>
              <w:jc w:val="center"/>
              <w:rPr>
                <w:ins w:id="62" w:author="Ryan G" w:date="2018-10-19T10:05:00Z"/>
                <w:noProof/>
                <w:szCs w:val="28"/>
              </w:rPr>
              <w:pPrChange w:id="63" w:author="Ryan G" w:date="2018-10-19T10:05:00Z">
                <w:pPr>
                  <w:ind w:left="0"/>
                </w:pPr>
              </w:pPrChange>
            </w:pPr>
          </w:p>
        </w:tc>
        <w:tc>
          <w:tcPr>
            <w:tcW w:w="1102" w:type="dxa"/>
            <w:vAlign w:val="center"/>
            <w:tcPrChange w:id="64" w:author="Ryan G" w:date="2018-10-19T10:17:00Z">
              <w:tcPr>
                <w:tcW w:w="1134" w:type="dxa"/>
                <w:vAlign w:val="center"/>
              </w:tcPr>
            </w:tcPrChange>
          </w:tcPr>
          <w:p w14:paraId="0ECBC114" w14:textId="392207A7" w:rsidR="008E6401" w:rsidRPr="008E6401" w:rsidRDefault="008E6401" w:rsidP="008E6401">
            <w:pPr>
              <w:ind w:left="0"/>
              <w:jc w:val="center"/>
              <w:rPr>
                <w:ins w:id="65" w:author="Ryan G" w:date="2018-10-19T10:11:00Z"/>
                <w:noProof/>
                <w:szCs w:val="28"/>
                <w:rPrChange w:id="66" w:author="Ryan G" w:date="2018-10-19T10:11:00Z">
                  <w:rPr>
                    <w:ins w:id="67" w:author="Ryan G" w:date="2018-10-19T10:11:00Z"/>
                    <w:noProof/>
                    <w:sz w:val="28"/>
                    <w:szCs w:val="28"/>
                  </w:rPr>
                </w:rPrChange>
              </w:rPr>
            </w:pPr>
            <w:ins w:id="68" w:author="Ryan G" w:date="2018-10-19T10:13:00Z">
              <w:r>
                <w:rPr>
                  <w:noProof/>
                  <w:szCs w:val="28"/>
                </w:rPr>
                <w:t>19 Oct 18</w:t>
              </w:r>
            </w:ins>
          </w:p>
        </w:tc>
      </w:tr>
      <w:tr w:rsidR="008E6401" w14:paraId="258DBEEA" w14:textId="39BAE0E7" w:rsidTr="008E6401">
        <w:trPr>
          <w:trHeight w:val="899"/>
          <w:ins w:id="69" w:author="Ryan G" w:date="2018-10-19T10:05:00Z"/>
          <w:trPrChange w:id="70" w:author="Ryan G" w:date="2018-10-19T10:17:00Z">
            <w:trPr>
              <w:trHeight w:val="798"/>
            </w:trPr>
          </w:trPrChange>
        </w:trPr>
        <w:tc>
          <w:tcPr>
            <w:tcW w:w="1908" w:type="dxa"/>
            <w:vAlign w:val="center"/>
            <w:tcPrChange w:id="71" w:author="Ryan G" w:date="2018-10-19T10:17:00Z">
              <w:tcPr>
                <w:tcW w:w="2191" w:type="dxa"/>
                <w:vAlign w:val="center"/>
              </w:tcPr>
            </w:tcPrChange>
          </w:tcPr>
          <w:p w14:paraId="36C70379" w14:textId="77F6D596" w:rsidR="008E6401" w:rsidRPr="008E6401" w:rsidRDefault="008E6401">
            <w:pPr>
              <w:ind w:left="0"/>
              <w:rPr>
                <w:ins w:id="72" w:author="Ryan G" w:date="2018-10-19T10:10:00Z"/>
                <w:noProof/>
                <w:szCs w:val="28"/>
                <w:rPrChange w:id="73" w:author="Ryan G" w:date="2018-10-19T10:11:00Z">
                  <w:rPr>
                    <w:ins w:id="74" w:author="Ryan G" w:date="2018-10-19T10:10:00Z"/>
                    <w:noProof/>
                    <w:sz w:val="36"/>
                  </w:rPr>
                </w:rPrChange>
              </w:rPr>
              <w:pPrChange w:id="75" w:author="Ryan G" w:date="2018-10-19T10:15:00Z">
                <w:pPr>
                  <w:ind w:left="0"/>
                  <w:jc w:val="center"/>
                </w:pPr>
              </w:pPrChange>
            </w:pPr>
            <w:ins w:id="76" w:author="Ryan G" w:date="2018-10-19T10:10:00Z">
              <w:r w:rsidRPr="008E6401">
                <w:rPr>
                  <w:noProof/>
                  <w:szCs w:val="28"/>
                  <w:rPrChange w:id="77" w:author="Ryan G" w:date="2018-10-19T10:11:00Z">
                    <w:rPr>
                      <w:noProof/>
                      <w:sz w:val="36"/>
                    </w:rPr>
                  </w:rPrChange>
                </w:rPr>
                <w:t>Isaac Hertweck</w:t>
              </w:r>
            </w:ins>
          </w:p>
        </w:tc>
        <w:tc>
          <w:tcPr>
            <w:tcW w:w="1417" w:type="dxa"/>
            <w:vAlign w:val="center"/>
            <w:tcPrChange w:id="78" w:author="Ryan G" w:date="2018-10-19T10:17:00Z">
              <w:tcPr>
                <w:tcW w:w="1701" w:type="dxa"/>
                <w:vAlign w:val="center"/>
              </w:tcPr>
            </w:tcPrChange>
          </w:tcPr>
          <w:p w14:paraId="14A3CDE7" w14:textId="3B8E7007" w:rsidR="008E6401" w:rsidRPr="008E6401" w:rsidRDefault="008E6401" w:rsidP="008E6401">
            <w:pPr>
              <w:ind w:left="0"/>
              <w:jc w:val="center"/>
              <w:rPr>
                <w:ins w:id="79" w:author="Ryan G" w:date="2018-10-19T10:10:00Z"/>
                <w:noProof/>
                <w:szCs w:val="28"/>
                <w:rPrChange w:id="80" w:author="Ryan G" w:date="2018-10-19T10:11:00Z">
                  <w:rPr>
                    <w:ins w:id="81" w:author="Ryan G" w:date="2018-10-19T10:10:00Z"/>
                    <w:noProof/>
                    <w:sz w:val="36"/>
                  </w:rPr>
                </w:rPrChange>
              </w:rPr>
            </w:pPr>
            <w:ins w:id="82" w:author="Ryan G" w:date="2018-10-19T10:14:00Z">
              <w:r>
                <w:rPr>
                  <w:noProof/>
                  <w:szCs w:val="28"/>
                </w:rPr>
                <w:t>U1081284</w:t>
              </w:r>
            </w:ins>
          </w:p>
        </w:tc>
        <w:tc>
          <w:tcPr>
            <w:tcW w:w="1897" w:type="dxa"/>
            <w:vAlign w:val="center"/>
            <w:tcPrChange w:id="83" w:author="Ryan G" w:date="2018-10-19T10:17:00Z">
              <w:tcPr>
                <w:tcW w:w="1134" w:type="dxa"/>
                <w:vAlign w:val="center"/>
              </w:tcPr>
            </w:tcPrChange>
          </w:tcPr>
          <w:p w14:paraId="6B1EC226" w14:textId="09A80D1D" w:rsidR="008E6401" w:rsidRPr="008E6401" w:rsidRDefault="008E6401" w:rsidP="008E6401">
            <w:pPr>
              <w:ind w:left="0"/>
              <w:jc w:val="center"/>
              <w:rPr>
                <w:ins w:id="84" w:author="Ryan G" w:date="2018-10-19T10:10:00Z"/>
                <w:noProof/>
                <w:szCs w:val="28"/>
                <w:rPrChange w:id="85" w:author="Ryan G" w:date="2018-10-19T10:11:00Z">
                  <w:rPr>
                    <w:ins w:id="86" w:author="Ryan G" w:date="2018-10-19T10:10:00Z"/>
                    <w:noProof/>
                    <w:sz w:val="36"/>
                  </w:rPr>
                </w:rPrChange>
              </w:rPr>
            </w:pPr>
            <w:ins w:id="87" w:author="Ryan G" w:date="2018-10-19T10:18:00Z">
              <w:r>
                <w:rPr>
                  <w:noProof/>
                  <w:szCs w:val="28"/>
                </w:rPr>
                <w:t>25.4%</w:t>
              </w:r>
            </w:ins>
          </w:p>
        </w:tc>
        <w:tc>
          <w:tcPr>
            <w:tcW w:w="2966" w:type="dxa"/>
            <w:vAlign w:val="center"/>
            <w:tcPrChange w:id="88" w:author="Ryan G" w:date="2018-10-19T10:17:00Z">
              <w:tcPr>
                <w:tcW w:w="3119" w:type="dxa"/>
                <w:vAlign w:val="center"/>
              </w:tcPr>
            </w:tcPrChange>
          </w:tcPr>
          <w:p w14:paraId="5215B356" w14:textId="77777777" w:rsidR="008E6401" w:rsidRPr="008E6401" w:rsidRDefault="008E6401">
            <w:pPr>
              <w:ind w:left="0"/>
              <w:jc w:val="center"/>
              <w:rPr>
                <w:ins w:id="89" w:author="Ryan G" w:date="2018-10-19T10:05:00Z"/>
                <w:noProof/>
                <w:szCs w:val="28"/>
              </w:rPr>
              <w:pPrChange w:id="90" w:author="Ryan G" w:date="2018-10-19T10:05:00Z">
                <w:pPr>
                  <w:ind w:left="0"/>
                </w:pPr>
              </w:pPrChange>
            </w:pPr>
          </w:p>
        </w:tc>
        <w:tc>
          <w:tcPr>
            <w:tcW w:w="1102" w:type="dxa"/>
            <w:vAlign w:val="center"/>
            <w:tcPrChange w:id="91" w:author="Ryan G" w:date="2018-10-19T10:17:00Z">
              <w:tcPr>
                <w:tcW w:w="1134" w:type="dxa"/>
                <w:vAlign w:val="center"/>
              </w:tcPr>
            </w:tcPrChange>
          </w:tcPr>
          <w:p w14:paraId="000E0265" w14:textId="7FD822BD" w:rsidR="008E6401" w:rsidRPr="008E6401" w:rsidRDefault="008E6401" w:rsidP="008E6401">
            <w:pPr>
              <w:ind w:left="0"/>
              <w:jc w:val="center"/>
              <w:rPr>
                <w:ins w:id="92" w:author="Ryan G" w:date="2018-10-19T10:11:00Z"/>
                <w:noProof/>
                <w:szCs w:val="28"/>
                <w:rPrChange w:id="93" w:author="Ryan G" w:date="2018-10-19T10:11:00Z">
                  <w:rPr>
                    <w:ins w:id="94" w:author="Ryan G" w:date="2018-10-19T10:11:00Z"/>
                    <w:noProof/>
                    <w:sz w:val="28"/>
                    <w:szCs w:val="28"/>
                  </w:rPr>
                </w:rPrChange>
              </w:rPr>
            </w:pPr>
            <w:ins w:id="95" w:author="Ryan G" w:date="2018-10-19T10:13:00Z">
              <w:r>
                <w:rPr>
                  <w:noProof/>
                  <w:szCs w:val="28"/>
                </w:rPr>
                <w:t>19 Oct 18</w:t>
              </w:r>
            </w:ins>
          </w:p>
        </w:tc>
      </w:tr>
      <w:tr w:rsidR="008E6401" w14:paraId="08DFDA06" w14:textId="347E896D" w:rsidTr="008E6401">
        <w:trPr>
          <w:trHeight w:val="928"/>
          <w:ins w:id="96" w:author="Ryan G" w:date="2018-10-19T10:05:00Z"/>
          <w:trPrChange w:id="97" w:author="Ryan G" w:date="2018-10-19T10:17:00Z">
            <w:trPr>
              <w:trHeight w:val="824"/>
            </w:trPr>
          </w:trPrChange>
        </w:trPr>
        <w:tc>
          <w:tcPr>
            <w:tcW w:w="1908" w:type="dxa"/>
            <w:vAlign w:val="center"/>
            <w:tcPrChange w:id="98" w:author="Ryan G" w:date="2018-10-19T10:17:00Z">
              <w:tcPr>
                <w:tcW w:w="2191" w:type="dxa"/>
                <w:vAlign w:val="center"/>
              </w:tcPr>
            </w:tcPrChange>
          </w:tcPr>
          <w:p w14:paraId="39DF3C86" w14:textId="536CD912" w:rsidR="008E6401" w:rsidRPr="008E6401" w:rsidRDefault="008E6401">
            <w:pPr>
              <w:ind w:left="0"/>
              <w:rPr>
                <w:ins w:id="99" w:author="Ryan G" w:date="2018-10-19T10:10:00Z"/>
                <w:noProof/>
                <w:szCs w:val="28"/>
                <w:rPrChange w:id="100" w:author="Ryan G" w:date="2018-10-19T10:11:00Z">
                  <w:rPr>
                    <w:ins w:id="101" w:author="Ryan G" w:date="2018-10-19T10:10:00Z"/>
                    <w:noProof/>
                    <w:sz w:val="36"/>
                  </w:rPr>
                </w:rPrChange>
              </w:rPr>
              <w:pPrChange w:id="102" w:author="Ryan G" w:date="2018-10-19T10:15:00Z">
                <w:pPr>
                  <w:ind w:left="0"/>
                  <w:jc w:val="center"/>
                </w:pPr>
              </w:pPrChange>
            </w:pPr>
            <w:ins w:id="103" w:author="Ryan G" w:date="2018-10-19T10:10:00Z">
              <w:r w:rsidRPr="008E6401">
                <w:rPr>
                  <w:noProof/>
                  <w:szCs w:val="28"/>
                  <w:rPrChange w:id="104" w:author="Ryan G" w:date="2018-10-19T10:11:00Z">
                    <w:rPr>
                      <w:noProof/>
                      <w:sz w:val="36"/>
                    </w:rPr>
                  </w:rPrChange>
                </w:rPr>
                <w:t>Andrew Johnston</w:t>
              </w:r>
            </w:ins>
          </w:p>
        </w:tc>
        <w:tc>
          <w:tcPr>
            <w:tcW w:w="1417" w:type="dxa"/>
            <w:vAlign w:val="center"/>
            <w:tcPrChange w:id="105" w:author="Ryan G" w:date="2018-10-19T10:17:00Z">
              <w:tcPr>
                <w:tcW w:w="1701" w:type="dxa"/>
                <w:vAlign w:val="center"/>
              </w:tcPr>
            </w:tcPrChange>
          </w:tcPr>
          <w:p w14:paraId="44878734" w14:textId="1C36A508" w:rsidR="008E6401" w:rsidRPr="008E6401" w:rsidRDefault="008E6401" w:rsidP="008E6401">
            <w:pPr>
              <w:ind w:left="0"/>
              <w:jc w:val="center"/>
              <w:rPr>
                <w:ins w:id="106" w:author="Ryan G" w:date="2018-10-19T10:10:00Z"/>
                <w:noProof/>
                <w:szCs w:val="28"/>
                <w:rPrChange w:id="107" w:author="Ryan G" w:date="2018-10-19T10:11:00Z">
                  <w:rPr>
                    <w:ins w:id="108" w:author="Ryan G" w:date="2018-10-19T10:10:00Z"/>
                    <w:noProof/>
                    <w:sz w:val="36"/>
                  </w:rPr>
                </w:rPrChange>
              </w:rPr>
            </w:pPr>
            <w:ins w:id="109" w:author="Ryan G" w:date="2018-10-19T10:15:00Z">
              <w:r>
                <w:rPr>
                  <w:noProof/>
                  <w:szCs w:val="28"/>
                </w:rPr>
                <w:t>U1040508</w:t>
              </w:r>
            </w:ins>
          </w:p>
        </w:tc>
        <w:tc>
          <w:tcPr>
            <w:tcW w:w="1897" w:type="dxa"/>
            <w:vAlign w:val="center"/>
            <w:tcPrChange w:id="110" w:author="Ryan G" w:date="2018-10-19T10:17:00Z">
              <w:tcPr>
                <w:tcW w:w="1134" w:type="dxa"/>
                <w:vAlign w:val="center"/>
              </w:tcPr>
            </w:tcPrChange>
          </w:tcPr>
          <w:p w14:paraId="1E5AA145" w14:textId="43397F4C" w:rsidR="008E6401" w:rsidRPr="008E6401" w:rsidRDefault="008E6401" w:rsidP="008E6401">
            <w:pPr>
              <w:ind w:left="0"/>
              <w:jc w:val="center"/>
              <w:rPr>
                <w:ins w:id="111" w:author="Ryan G" w:date="2018-10-19T10:10:00Z"/>
                <w:noProof/>
                <w:szCs w:val="28"/>
                <w:rPrChange w:id="112" w:author="Ryan G" w:date="2018-10-19T10:11:00Z">
                  <w:rPr>
                    <w:ins w:id="113" w:author="Ryan G" w:date="2018-10-19T10:10:00Z"/>
                    <w:noProof/>
                    <w:sz w:val="36"/>
                  </w:rPr>
                </w:rPrChange>
              </w:rPr>
            </w:pPr>
            <w:ins w:id="114" w:author="Ryan G" w:date="2018-10-19T10:18:00Z">
              <w:r>
                <w:rPr>
                  <w:noProof/>
                  <w:szCs w:val="28"/>
                </w:rPr>
                <w:t>25.2%</w:t>
              </w:r>
            </w:ins>
          </w:p>
        </w:tc>
        <w:tc>
          <w:tcPr>
            <w:tcW w:w="2966" w:type="dxa"/>
            <w:vAlign w:val="center"/>
            <w:tcPrChange w:id="115" w:author="Ryan G" w:date="2018-10-19T10:17:00Z">
              <w:tcPr>
                <w:tcW w:w="3119" w:type="dxa"/>
                <w:vAlign w:val="center"/>
              </w:tcPr>
            </w:tcPrChange>
          </w:tcPr>
          <w:p w14:paraId="779777E7" w14:textId="77777777" w:rsidR="008E6401" w:rsidRPr="008E6401" w:rsidRDefault="008E6401">
            <w:pPr>
              <w:ind w:left="0"/>
              <w:jc w:val="center"/>
              <w:rPr>
                <w:ins w:id="116" w:author="Ryan G" w:date="2018-10-19T10:05:00Z"/>
                <w:noProof/>
                <w:szCs w:val="28"/>
              </w:rPr>
              <w:pPrChange w:id="117" w:author="Ryan G" w:date="2018-10-19T10:05:00Z">
                <w:pPr>
                  <w:ind w:left="0"/>
                </w:pPr>
              </w:pPrChange>
            </w:pPr>
          </w:p>
        </w:tc>
        <w:tc>
          <w:tcPr>
            <w:tcW w:w="1102" w:type="dxa"/>
            <w:vAlign w:val="center"/>
            <w:tcPrChange w:id="118" w:author="Ryan G" w:date="2018-10-19T10:17:00Z">
              <w:tcPr>
                <w:tcW w:w="1134" w:type="dxa"/>
                <w:vAlign w:val="center"/>
              </w:tcPr>
            </w:tcPrChange>
          </w:tcPr>
          <w:p w14:paraId="1C0FBF91" w14:textId="337AF4E1" w:rsidR="008E6401" w:rsidRPr="008E6401" w:rsidRDefault="008E6401" w:rsidP="008E6401">
            <w:pPr>
              <w:ind w:left="0"/>
              <w:jc w:val="center"/>
              <w:rPr>
                <w:ins w:id="119" w:author="Ryan G" w:date="2018-10-19T10:11:00Z"/>
                <w:noProof/>
                <w:szCs w:val="28"/>
                <w:rPrChange w:id="120" w:author="Ryan G" w:date="2018-10-19T10:11:00Z">
                  <w:rPr>
                    <w:ins w:id="121" w:author="Ryan G" w:date="2018-10-19T10:11:00Z"/>
                    <w:noProof/>
                    <w:sz w:val="28"/>
                    <w:szCs w:val="28"/>
                  </w:rPr>
                </w:rPrChange>
              </w:rPr>
            </w:pPr>
            <w:ins w:id="122" w:author="Ryan G" w:date="2018-10-19T10:13:00Z">
              <w:r>
                <w:rPr>
                  <w:noProof/>
                  <w:szCs w:val="28"/>
                </w:rPr>
                <w:t>19 Oct 18</w:t>
              </w:r>
            </w:ins>
          </w:p>
        </w:tc>
      </w:tr>
      <w:tr w:rsidR="008E6401" w14:paraId="6293DD87" w14:textId="2334EA08" w:rsidTr="008E6401">
        <w:trPr>
          <w:trHeight w:val="928"/>
          <w:ins w:id="123" w:author="Ryan G" w:date="2018-10-19T10:05:00Z"/>
          <w:trPrChange w:id="124" w:author="Ryan G" w:date="2018-10-19T10:17:00Z">
            <w:trPr>
              <w:trHeight w:val="824"/>
            </w:trPr>
          </w:trPrChange>
        </w:trPr>
        <w:tc>
          <w:tcPr>
            <w:tcW w:w="1908" w:type="dxa"/>
            <w:vAlign w:val="center"/>
            <w:tcPrChange w:id="125" w:author="Ryan G" w:date="2018-10-19T10:17:00Z">
              <w:tcPr>
                <w:tcW w:w="2191" w:type="dxa"/>
                <w:vAlign w:val="center"/>
              </w:tcPr>
            </w:tcPrChange>
          </w:tcPr>
          <w:p w14:paraId="5E564278" w14:textId="11D071DE" w:rsidR="008E6401" w:rsidRPr="008E6401" w:rsidRDefault="008E6401">
            <w:pPr>
              <w:ind w:left="0"/>
              <w:rPr>
                <w:ins w:id="126" w:author="Ryan G" w:date="2018-10-19T10:10:00Z"/>
                <w:noProof/>
                <w:szCs w:val="28"/>
                <w:rPrChange w:id="127" w:author="Ryan G" w:date="2018-10-19T10:11:00Z">
                  <w:rPr>
                    <w:ins w:id="128" w:author="Ryan G" w:date="2018-10-19T10:10:00Z"/>
                    <w:noProof/>
                    <w:sz w:val="36"/>
                  </w:rPr>
                </w:rPrChange>
              </w:rPr>
              <w:pPrChange w:id="129" w:author="Ryan G" w:date="2018-10-19T10:15:00Z">
                <w:pPr>
                  <w:ind w:left="0"/>
                  <w:jc w:val="center"/>
                </w:pPr>
              </w:pPrChange>
            </w:pPr>
            <w:ins w:id="130" w:author="Ryan G" w:date="2018-10-19T10:10:00Z">
              <w:r w:rsidRPr="008E6401">
                <w:rPr>
                  <w:noProof/>
                  <w:szCs w:val="28"/>
                  <w:rPrChange w:id="131" w:author="Ryan G" w:date="2018-10-19T10:11:00Z">
                    <w:rPr>
                      <w:noProof/>
                      <w:sz w:val="36"/>
                    </w:rPr>
                  </w:rPrChange>
                </w:rPr>
                <w:t>Gregory Jones</w:t>
              </w:r>
            </w:ins>
          </w:p>
        </w:tc>
        <w:tc>
          <w:tcPr>
            <w:tcW w:w="1417" w:type="dxa"/>
            <w:vAlign w:val="center"/>
            <w:tcPrChange w:id="132" w:author="Ryan G" w:date="2018-10-19T10:17:00Z">
              <w:tcPr>
                <w:tcW w:w="1701" w:type="dxa"/>
                <w:vAlign w:val="center"/>
              </w:tcPr>
            </w:tcPrChange>
          </w:tcPr>
          <w:p w14:paraId="3F34C0CD" w14:textId="304A30F0" w:rsidR="008E6401" w:rsidRPr="008E6401" w:rsidRDefault="008E6401" w:rsidP="008E6401">
            <w:pPr>
              <w:ind w:left="0"/>
              <w:jc w:val="center"/>
              <w:rPr>
                <w:ins w:id="133" w:author="Ryan G" w:date="2018-10-19T10:10:00Z"/>
                <w:noProof/>
                <w:szCs w:val="28"/>
                <w:rPrChange w:id="134" w:author="Ryan G" w:date="2018-10-19T10:11:00Z">
                  <w:rPr>
                    <w:ins w:id="135" w:author="Ryan G" w:date="2018-10-19T10:10:00Z"/>
                    <w:noProof/>
                    <w:sz w:val="36"/>
                  </w:rPr>
                </w:rPrChange>
              </w:rPr>
            </w:pPr>
            <w:ins w:id="136" w:author="Ryan G" w:date="2018-10-19T10:15:00Z">
              <w:r>
                <w:rPr>
                  <w:noProof/>
                  <w:szCs w:val="28"/>
                </w:rPr>
                <w:t>U1023488</w:t>
              </w:r>
            </w:ins>
          </w:p>
        </w:tc>
        <w:tc>
          <w:tcPr>
            <w:tcW w:w="1897" w:type="dxa"/>
            <w:vAlign w:val="center"/>
            <w:tcPrChange w:id="137" w:author="Ryan G" w:date="2018-10-19T10:17:00Z">
              <w:tcPr>
                <w:tcW w:w="1134" w:type="dxa"/>
                <w:vAlign w:val="center"/>
              </w:tcPr>
            </w:tcPrChange>
          </w:tcPr>
          <w:p w14:paraId="65D54B1E" w14:textId="4E1EE32A" w:rsidR="008E6401" w:rsidRPr="008E6401" w:rsidRDefault="008E6401" w:rsidP="008E6401">
            <w:pPr>
              <w:ind w:left="0"/>
              <w:jc w:val="center"/>
              <w:rPr>
                <w:ins w:id="138" w:author="Ryan G" w:date="2018-10-19T10:10:00Z"/>
                <w:noProof/>
                <w:szCs w:val="28"/>
                <w:rPrChange w:id="139" w:author="Ryan G" w:date="2018-10-19T10:11:00Z">
                  <w:rPr>
                    <w:ins w:id="140" w:author="Ryan G" w:date="2018-10-19T10:10:00Z"/>
                    <w:noProof/>
                    <w:sz w:val="36"/>
                  </w:rPr>
                </w:rPrChange>
              </w:rPr>
            </w:pPr>
            <w:ins w:id="141" w:author="Ryan G" w:date="2018-10-19T10:18:00Z">
              <w:r>
                <w:rPr>
                  <w:noProof/>
                  <w:szCs w:val="28"/>
                </w:rPr>
                <w:t>26.5%</w:t>
              </w:r>
            </w:ins>
          </w:p>
        </w:tc>
        <w:tc>
          <w:tcPr>
            <w:tcW w:w="2966" w:type="dxa"/>
            <w:vAlign w:val="center"/>
            <w:tcPrChange w:id="142" w:author="Ryan G" w:date="2018-10-19T10:17:00Z">
              <w:tcPr>
                <w:tcW w:w="3119" w:type="dxa"/>
                <w:vAlign w:val="center"/>
              </w:tcPr>
            </w:tcPrChange>
          </w:tcPr>
          <w:p w14:paraId="5552BFC5" w14:textId="77777777" w:rsidR="008E6401" w:rsidRPr="008E6401" w:rsidRDefault="008E6401">
            <w:pPr>
              <w:ind w:left="0"/>
              <w:jc w:val="center"/>
              <w:rPr>
                <w:ins w:id="143" w:author="Ryan G" w:date="2018-10-19T10:05:00Z"/>
                <w:noProof/>
                <w:szCs w:val="28"/>
              </w:rPr>
              <w:pPrChange w:id="144" w:author="Ryan G" w:date="2018-10-19T10:05:00Z">
                <w:pPr>
                  <w:ind w:left="0"/>
                </w:pPr>
              </w:pPrChange>
            </w:pPr>
          </w:p>
        </w:tc>
        <w:tc>
          <w:tcPr>
            <w:tcW w:w="1102" w:type="dxa"/>
            <w:vAlign w:val="center"/>
            <w:tcPrChange w:id="145" w:author="Ryan G" w:date="2018-10-19T10:17:00Z">
              <w:tcPr>
                <w:tcW w:w="1134" w:type="dxa"/>
                <w:vAlign w:val="center"/>
              </w:tcPr>
            </w:tcPrChange>
          </w:tcPr>
          <w:p w14:paraId="17910F0C" w14:textId="140C19C5" w:rsidR="008E6401" w:rsidRPr="008E6401" w:rsidRDefault="008E6401" w:rsidP="008E6401">
            <w:pPr>
              <w:ind w:left="0"/>
              <w:jc w:val="center"/>
              <w:rPr>
                <w:ins w:id="146" w:author="Ryan G" w:date="2018-10-19T10:11:00Z"/>
                <w:noProof/>
                <w:szCs w:val="28"/>
                <w:rPrChange w:id="147" w:author="Ryan G" w:date="2018-10-19T10:11:00Z">
                  <w:rPr>
                    <w:ins w:id="148" w:author="Ryan G" w:date="2018-10-19T10:11:00Z"/>
                    <w:noProof/>
                    <w:sz w:val="28"/>
                    <w:szCs w:val="28"/>
                  </w:rPr>
                </w:rPrChange>
              </w:rPr>
            </w:pPr>
            <w:ins w:id="149" w:author="Ryan G" w:date="2018-10-19T10:13:00Z">
              <w:r>
                <w:rPr>
                  <w:noProof/>
                  <w:szCs w:val="28"/>
                </w:rPr>
                <w:t>19 Oct</w:t>
              </w:r>
            </w:ins>
            <w:ins w:id="150" w:author="Ryan G" w:date="2018-10-19T10:14:00Z">
              <w:r>
                <w:rPr>
                  <w:noProof/>
                  <w:szCs w:val="28"/>
                </w:rPr>
                <w:t xml:space="preserve"> 18</w:t>
              </w:r>
            </w:ins>
          </w:p>
        </w:tc>
      </w:tr>
    </w:tbl>
    <w:p w14:paraId="4D574C84" w14:textId="77777777" w:rsidR="00E13D57" w:rsidRDefault="00E13D57" w:rsidP="00E279B8">
      <w:pPr>
        <w:rPr>
          <w:noProof/>
        </w:rPr>
      </w:pPr>
    </w:p>
    <w:p w14:paraId="4760A41A" w14:textId="401B020F" w:rsidR="009946CF" w:rsidRDefault="009946CF">
      <w:pPr>
        <w:spacing w:after="240" w:line="252" w:lineRule="auto"/>
        <w:ind w:left="0" w:right="0"/>
        <w:rPr>
          <w:noProof/>
        </w:rPr>
      </w:pPr>
      <w:r>
        <w:rPr>
          <w:noProof/>
        </w:rPr>
        <w:br w:type="page"/>
      </w:r>
    </w:p>
    <w:p w14:paraId="24AE7B30" w14:textId="4F08734F" w:rsidR="00EB21C3" w:rsidDel="007A7641" w:rsidRDefault="009E68EA">
      <w:pPr>
        <w:pStyle w:val="TOC1"/>
        <w:tabs>
          <w:tab w:val="right" w:leader="underscore" w:pos="9350"/>
        </w:tabs>
        <w:rPr>
          <w:del w:id="151" w:author="Ryan G" w:date="2018-10-19T11:18:00Z"/>
          <w:b w:val="0"/>
          <w:bCs w:val="0"/>
          <w:i w:val="0"/>
          <w:iCs w:val="0"/>
          <w:noProof/>
          <w:kern w:val="0"/>
          <w:sz w:val="22"/>
          <w:szCs w:val="22"/>
          <w:lang w:eastAsia="en-AU"/>
          <w14:ligatures w14:val="none"/>
        </w:rPr>
      </w:pPr>
      <w:del w:id="152" w:author="Ryan G" w:date="2018-10-19T11:18:00Z">
        <w:r w:rsidDel="007A7641">
          <w:rPr>
            <w:b w:val="0"/>
            <w:bCs w:val="0"/>
            <w:i w:val="0"/>
            <w:iCs w:val="0"/>
            <w:noProof/>
          </w:rPr>
          <w:lastRenderedPageBreak/>
          <w:fldChar w:fldCharType="begin"/>
        </w:r>
        <w:r w:rsidDel="007A7641">
          <w:rPr>
            <w:b w:val="0"/>
            <w:bCs w:val="0"/>
            <w:i w:val="0"/>
            <w:iCs w:val="0"/>
            <w:noProof/>
          </w:rPr>
          <w:delInstrText xml:space="preserve"> TOC \o "1-2" \h \z \u </w:delInstrText>
        </w:r>
        <w:r w:rsidDel="007A7641">
          <w:rPr>
            <w:b w:val="0"/>
            <w:bCs w:val="0"/>
            <w:i w:val="0"/>
            <w:iCs w:val="0"/>
            <w:noProof/>
          </w:rPr>
          <w:fldChar w:fldCharType="separate"/>
        </w:r>
        <w:r w:rsidR="00E13D57" w:rsidDel="007A7641">
          <w:rPr>
            <w:rStyle w:val="Hyperlink"/>
          </w:rPr>
          <w:fldChar w:fldCharType="begin"/>
        </w:r>
        <w:r w:rsidR="00E13D57" w:rsidDel="007A7641">
          <w:rPr>
            <w:rStyle w:val="Hyperlink"/>
            <w:noProof/>
          </w:rPr>
          <w:delInstrText xml:space="preserve"> HYPERLINK \l "_Toc527703637" </w:delInstrText>
        </w:r>
        <w:r w:rsidR="00E13D57" w:rsidDel="007A7641">
          <w:rPr>
            <w:rStyle w:val="Hyperlink"/>
          </w:rPr>
          <w:fldChar w:fldCharType="separate"/>
        </w:r>
        <w:r w:rsidR="00EB21C3" w:rsidRPr="00C2726A" w:rsidDel="007A7641">
          <w:rPr>
            <w:rStyle w:val="Hyperlink"/>
            <w:noProof/>
          </w:rPr>
          <w:delText>VERSION HISTORY</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_Toc527703637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1</w:delText>
        </w:r>
        <w:r w:rsidR="00EB21C3" w:rsidDel="007A7641">
          <w:rPr>
            <w:b w:val="0"/>
            <w:bCs w:val="0"/>
            <w:i w:val="0"/>
            <w:iCs w:val="0"/>
            <w:noProof/>
            <w:webHidden/>
          </w:rPr>
          <w:fldChar w:fldCharType="end"/>
        </w:r>
        <w:r w:rsidR="00E13D57" w:rsidDel="007A7641">
          <w:rPr>
            <w:b w:val="0"/>
            <w:bCs w:val="0"/>
            <w:i w:val="0"/>
            <w:iCs w:val="0"/>
            <w:noProof/>
          </w:rPr>
          <w:fldChar w:fldCharType="end"/>
        </w:r>
      </w:del>
    </w:p>
    <w:p w14:paraId="54B8A8BE" w14:textId="217CFE57" w:rsidR="00EB21C3" w:rsidDel="007A7641" w:rsidRDefault="00E13D57">
      <w:pPr>
        <w:pStyle w:val="TOC1"/>
        <w:tabs>
          <w:tab w:val="right" w:leader="underscore" w:pos="9350"/>
        </w:tabs>
        <w:rPr>
          <w:del w:id="153" w:author="Ryan G" w:date="2018-10-19T11:18:00Z"/>
          <w:b w:val="0"/>
          <w:bCs w:val="0"/>
          <w:i w:val="0"/>
          <w:iCs w:val="0"/>
          <w:noProof/>
          <w:kern w:val="0"/>
          <w:sz w:val="22"/>
          <w:szCs w:val="22"/>
          <w:lang w:eastAsia="en-AU"/>
          <w14:ligatures w14:val="none"/>
        </w:rPr>
      </w:pPr>
      <w:del w:id="154" w:author="Ryan G" w:date="2018-10-19T11:18:00Z">
        <w:r w:rsidDel="007A7641">
          <w:rPr>
            <w:rStyle w:val="Hyperlink"/>
          </w:rPr>
          <w:fldChar w:fldCharType="begin"/>
        </w:r>
        <w:r w:rsidDel="007A7641">
          <w:rPr>
            <w:rStyle w:val="Hyperlink"/>
            <w:noProof/>
          </w:rPr>
          <w:delInstrText xml:space="preserve"> HYPERLINK \l "_Toc527703638" </w:delInstrText>
        </w:r>
        <w:r w:rsidDel="007A7641">
          <w:rPr>
            <w:rStyle w:val="Hyperlink"/>
          </w:rPr>
          <w:fldChar w:fldCharType="separate"/>
        </w:r>
        <w:r w:rsidR="00EB21C3" w:rsidRPr="00C2726A" w:rsidDel="007A7641">
          <w:rPr>
            <w:rStyle w:val="Hyperlink"/>
            <w:noProof/>
          </w:rPr>
          <w:delText>EXECUTIVE SUMMARY</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_Toc527703638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3</w:delText>
        </w:r>
        <w:r w:rsidR="00EB21C3" w:rsidDel="007A7641">
          <w:rPr>
            <w:b w:val="0"/>
            <w:bCs w:val="0"/>
            <w:i w:val="0"/>
            <w:iCs w:val="0"/>
            <w:noProof/>
            <w:webHidden/>
          </w:rPr>
          <w:fldChar w:fldCharType="end"/>
        </w:r>
        <w:r w:rsidDel="007A7641">
          <w:rPr>
            <w:b w:val="0"/>
            <w:bCs w:val="0"/>
            <w:i w:val="0"/>
            <w:iCs w:val="0"/>
            <w:noProof/>
          </w:rPr>
          <w:fldChar w:fldCharType="end"/>
        </w:r>
      </w:del>
    </w:p>
    <w:p w14:paraId="4B2E65BA" w14:textId="13631C61" w:rsidR="00EB21C3" w:rsidDel="007A7641" w:rsidRDefault="00E13D57">
      <w:pPr>
        <w:pStyle w:val="TOC1"/>
        <w:tabs>
          <w:tab w:val="right" w:leader="underscore" w:pos="9350"/>
        </w:tabs>
        <w:rPr>
          <w:del w:id="155" w:author="Ryan G" w:date="2018-10-19T11:18:00Z"/>
          <w:b w:val="0"/>
          <w:bCs w:val="0"/>
          <w:i w:val="0"/>
          <w:iCs w:val="0"/>
          <w:noProof/>
          <w:kern w:val="0"/>
          <w:sz w:val="22"/>
          <w:szCs w:val="22"/>
          <w:lang w:eastAsia="en-AU"/>
          <w14:ligatures w14:val="none"/>
        </w:rPr>
      </w:pPr>
      <w:del w:id="156" w:author="Ryan G" w:date="2018-10-19T11:18:00Z">
        <w:r w:rsidDel="007A7641">
          <w:rPr>
            <w:rStyle w:val="Hyperlink"/>
          </w:rPr>
          <w:fldChar w:fldCharType="begin"/>
        </w:r>
        <w:r w:rsidDel="007A7641">
          <w:rPr>
            <w:rStyle w:val="Hyperlink"/>
            <w:noProof/>
          </w:rPr>
          <w:delInstrText xml:space="preserve"> HYPERLINK \l "_Toc527703639" </w:delInstrText>
        </w:r>
        <w:r w:rsidDel="007A7641">
          <w:rPr>
            <w:rStyle w:val="Hyperlink"/>
          </w:rPr>
          <w:fldChar w:fldCharType="separate"/>
        </w:r>
        <w:r w:rsidR="00EB21C3" w:rsidRPr="00C2726A" w:rsidDel="007A7641">
          <w:rPr>
            <w:rStyle w:val="Hyperlink"/>
            <w:noProof/>
          </w:rPr>
          <w:delText>METHODOLOGY</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_Toc527703639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5</w:delText>
        </w:r>
        <w:r w:rsidR="00EB21C3" w:rsidDel="007A7641">
          <w:rPr>
            <w:b w:val="0"/>
            <w:bCs w:val="0"/>
            <w:i w:val="0"/>
            <w:iCs w:val="0"/>
            <w:noProof/>
            <w:webHidden/>
          </w:rPr>
          <w:fldChar w:fldCharType="end"/>
        </w:r>
        <w:r w:rsidDel="007A7641">
          <w:rPr>
            <w:b w:val="0"/>
            <w:bCs w:val="0"/>
            <w:i w:val="0"/>
            <w:iCs w:val="0"/>
            <w:noProof/>
          </w:rPr>
          <w:fldChar w:fldCharType="end"/>
        </w:r>
      </w:del>
    </w:p>
    <w:p w14:paraId="4E016F34" w14:textId="49E64CC8" w:rsidR="00EB21C3" w:rsidDel="007A7641" w:rsidRDefault="00E13D57">
      <w:pPr>
        <w:pStyle w:val="TOC2"/>
        <w:tabs>
          <w:tab w:val="right" w:leader="underscore" w:pos="9350"/>
        </w:tabs>
        <w:rPr>
          <w:del w:id="157" w:author="Ryan G" w:date="2018-10-19T11:18:00Z"/>
          <w:b w:val="0"/>
          <w:bCs w:val="0"/>
          <w:noProof/>
          <w:kern w:val="0"/>
          <w:lang w:eastAsia="en-AU"/>
          <w14:ligatures w14:val="none"/>
        </w:rPr>
      </w:pPr>
      <w:del w:id="158" w:author="Ryan G" w:date="2018-10-19T11:18:00Z">
        <w:r w:rsidDel="007A7641">
          <w:rPr>
            <w:rStyle w:val="Hyperlink"/>
            <w:lang w:val="en-US"/>
          </w:rPr>
          <w:fldChar w:fldCharType="begin"/>
        </w:r>
        <w:r w:rsidDel="007A7641">
          <w:rPr>
            <w:rStyle w:val="Hyperlink"/>
            <w:noProof/>
            <w:lang w:val="en-US"/>
          </w:rPr>
          <w:delInstrText xml:space="preserve"> HYPERLINK \l "_Toc527703640" </w:delInstrText>
        </w:r>
        <w:r w:rsidDel="007A7641">
          <w:rPr>
            <w:rStyle w:val="Hyperlink"/>
            <w:lang w:val="en-US"/>
          </w:rPr>
          <w:fldChar w:fldCharType="separate"/>
        </w:r>
        <w:r w:rsidR="00EB21C3" w:rsidRPr="00C2726A" w:rsidDel="007A7641">
          <w:rPr>
            <w:rStyle w:val="Hyperlink"/>
            <w:noProof/>
            <w:lang w:val="en-US"/>
          </w:rPr>
          <w:delText>METHODOLOGY STATEMENT</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_Toc527703640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5</w:delText>
        </w:r>
        <w:r w:rsidR="00EB21C3" w:rsidDel="007A7641">
          <w:rPr>
            <w:b w:val="0"/>
            <w:bCs w:val="0"/>
            <w:noProof/>
            <w:webHidden/>
          </w:rPr>
          <w:fldChar w:fldCharType="end"/>
        </w:r>
        <w:r w:rsidDel="007A7641">
          <w:rPr>
            <w:b w:val="0"/>
            <w:bCs w:val="0"/>
            <w:noProof/>
          </w:rPr>
          <w:fldChar w:fldCharType="end"/>
        </w:r>
      </w:del>
    </w:p>
    <w:p w14:paraId="2814078B" w14:textId="419400C2" w:rsidR="00EB21C3" w:rsidDel="007A7641" w:rsidRDefault="00E13D57">
      <w:pPr>
        <w:pStyle w:val="TOC2"/>
        <w:tabs>
          <w:tab w:val="right" w:leader="underscore" w:pos="9350"/>
        </w:tabs>
        <w:rPr>
          <w:del w:id="159" w:author="Ryan G" w:date="2018-10-19T11:18:00Z"/>
          <w:b w:val="0"/>
          <w:bCs w:val="0"/>
          <w:noProof/>
          <w:kern w:val="0"/>
          <w:lang w:eastAsia="en-AU"/>
          <w14:ligatures w14:val="none"/>
        </w:rPr>
      </w:pPr>
      <w:del w:id="160" w:author="Ryan G" w:date="2018-10-19T11:18:00Z">
        <w:r w:rsidDel="007A7641">
          <w:rPr>
            <w:rStyle w:val="Hyperlink"/>
            <w:lang w:val="en-US"/>
          </w:rPr>
          <w:fldChar w:fldCharType="begin"/>
        </w:r>
        <w:r w:rsidDel="007A7641">
          <w:rPr>
            <w:rStyle w:val="Hyperlink"/>
            <w:noProof/>
            <w:lang w:val="en-US"/>
          </w:rPr>
          <w:delInstrText xml:space="preserve"> HYPERLINK \l "_Toc527703641" </w:delInstrText>
        </w:r>
        <w:r w:rsidDel="007A7641">
          <w:rPr>
            <w:rStyle w:val="Hyperlink"/>
            <w:lang w:val="en-US"/>
          </w:rPr>
          <w:fldChar w:fldCharType="separate"/>
        </w:r>
        <w:r w:rsidR="00EB21C3" w:rsidRPr="00C2726A" w:rsidDel="007A7641">
          <w:rPr>
            <w:rStyle w:val="Hyperlink"/>
            <w:noProof/>
            <w:lang w:val="en-US"/>
          </w:rPr>
          <w:delText>JUSTIFICTIONS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_Toc527703641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5</w:delText>
        </w:r>
        <w:r w:rsidR="00EB21C3" w:rsidDel="007A7641">
          <w:rPr>
            <w:b w:val="0"/>
            <w:bCs w:val="0"/>
            <w:noProof/>
            <w:webHidden/>
          </w:rPr>
          <w:fldChar w:fldCharType="end"/>
        </w:r>
        <w:r w:rsidDel="007A7641">
          <w:rPr>
            <w:b w:val="0"/>
            <w:bCs w:val="0"/>
            <w:noProof/>
          </w:rPr>
          <w:fldChar w:fldCharType="end"/>
        </w:r>
      </w:del>
    </w:p>
    <w:p w14:paraId="23721752" w14:textId="6C28370D" w:rsidR="00EB21C3" w:rsidDel="007A7641" w:rsidRDefault="00E13D57">
      <w:pPr>
        <w:pStyle w:val="TOC2"/>
        <w:tabs>
          <w:tab w:val="right" w:leader="underscore" w:pos="9350"/>
        </w:tabs>
        <w:rPr>
          <w:del w:id="161" w:author="Ryan G" w:date="2018-10-19T11:18:00Z"/>
          <w:b w:val="0"/>
          <w:bCs w:val="0"/>
          <w:noProof/>
          <w:kern w:val="0"/>
          <w:lang w:eastAsia="en-AU"/>
          <w14:ligatures w14:val="none"/>
        </w:rPr>
      </w:pPr>
      <w:del w:id="162" w:author="Ryan G" w:date="2018-10-19T11:18:00Z">
        <w:r w:rsidDel="007A7641">
          <w:rPr>
            <w:rStyle w:val="Hyperlink"/>
            <w:lang w:val="en-US"/>
          </w:rPr>
          <w:fldChar w:fldCharType="begin"/>
        </w:r>
        <w:r w:rsidDel="007A7641">
          <w:rPr>
            <w:rStyle w:val="Hyperlink"/>
            <w:noProof/>
            <w:lang w:val="en-US"/>
          </w:rPr>
          <w:delInstrText xml:space="preserve"> HYPERLINK \l "_Toc527703642" </w:delInstrText>
        </w:r>
        <w:r w:rsidDel="007A7641">
          <w:rPr>
            <w:rStyle w:val="Hyperlink"/>
            <w:lang w:val="en-US"/>
          </w:rPr>
          <w:fldChar w:fldCharType="separate"/>
        </w:r>
        <w:r w:rsidR="00EB21C3" w:rsidRPr="00C2726A" w:rsidDel="007A7641">
          <w:rPr>
            <w:rStyle w:val="Hyperlink"/>
            <w:noProof/>
            <w:lang w:val="en-US"/>
          </w:rPr>
          <w:delText>DISCUSSIONS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_Toc527703642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5</w:delText>
        </w:r>
        <w:r w:rsidR="00EB21C3" w:rsidDel="007A7641">
          <w:rPr>
            <w:b w:val="0"/>
            <w:bCs w:val="0"/>
            <w:noProof/>
            <w:webHidden/>
          </w:rPr>
          <w:fldChar w:fldCharType="end"/>
        </w:r>
        <w:r w:rsidDel="007A7641">
          <w:rPr>
            <w:b w:val="0"/>
            <w:bCs w:val="0"/>
            <w:noProof/>
          </w:rPr>
          <w:fldChar w:fldCharType="end"/>
        </w:r>
      </w:del>
    </w:p>
    <w:p w14:paraId="6AF564A0" w14:textId="4DA8F620" w:rsidR="00EB21C3" w:rsidDel="007A7641" w:rsidRDefault="00E13D57">
      <w:pPr>
        <w:pStyle w:val="TOC1"/>
        <w:tabs>
          <w:tab w:val="right" w:leader="underscore" w:pos="9350"/>
        </w:tabs>
        <w:rPr>
          <w:del w:id="163" w:author="Ryan G" w:date="2018-10-19T11:18:00Z"/>
          <w:b w:val="0"/>
          <w:bCs w:val="0"/>
          <w:i w:val="0"/>
          <w:iCs w:val="0"/>
          <w:noProof/>
          <w:kern w:val="0"/>
          <w:sz w:val="22"/>
          <w:szCs w:val="22"/>
          <w:lang w:eastAsia="en-AU"/>
          <w14:ligatures w14:val="none"/>
        </w:rPr>
      </w:pPr>
      <w:del w:id="164" w:author="Ryan G" w:date="2018-10-19T11:18:00Z">
        <w:r w:rsidDel="007A7641">
          <w:rPr>
            <w:rStyle w:val="Hyperlink"/>
          </w:rPr>
          <w:fldChar w:fldCharType="begin"/>
        </w:r>
        <w:r w:rsidDel="007A7641">
          <w:rPr>
            <w:rStyle w:val="Hyperlink"/>
            <w:noProof/>
          </w:rPr>
          <w:delInstrText xml:space="preserve"> HYPERLINK \l "_Toc527703643" </w:delInstrText>
        </w:r>
        <w:r w:rsidDel="007A7641">
          <w:rPr>
            <w:rStyle w:val="Hyperlink"/>
          </w:rPr>
          <w:fldChar w:fldCharType="separate"/>
        </w:r>
        <w:r w:rsidR="00EB21C3" w:rsidRPr="00C2726A" w:rsidDel="007A7641">
          <w:rPr>
            <w:rStyle w:val="Hyperlink"/>
            <w:noProof/>
          </w:rPr>
          <w:delText>PROJECT PROCESS</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_Toc527703643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6</w:delText>
        </w:r>
        <w:r w:rsidR="00EB21C3" w:rsidDel="007A7641">
          <w:rPr>
            <w:b w:val="0"/>
            <w:bCs w:val="0"/>
            <w:i w:val="0"/>
            <w:iCs w:val="0"/>
            <w:noProof/>
            <w:webHidden/>
          </w:rPr>
          <w:fldChar w:fldCharType="end"/>
        </w:r>
        <w:r w:rsidDel="007A7641">
          <w:rPr>
            <w:b w:val="0"/>
            <w:bCs w:val="0"/>
            <w:i w:val="0"/>
            <w:iCs w:val="0"/>
            <w:noProof/>
          </w:rPr>
          <w:fldChar w:fldCharType="end"/>
        </w:r>
      </w:del>
    </w:p>
    <w:p w14:paraId="63224509" w14:textId="71516240" w:rsidR="00EB21C3" w:rsidDel="007A7641" w:rsidRDefault="00E13D57">
      <w:pPr>
        <w:pStyle w:val="TOC2"/>
        <w:tabs>
          <w:tab w:val="right" w:leader="underscore" w:pos="9350"/>
        </w:tabs>
        <w:rPr>
          <w:del w:id="165" w:author="Ryan G" w:date="2018-10-19T11:18:00Z"/>
          <w:b w:val="0"/>
          <w:bCs w:val="0"/>
          <w:noProof/>
          <w:kern w:val="0"/>
          <w:lang w:eastAsia="en-AU"/>
          <w14:ligatures w14:val="none"/>
        </w:rPr>
      </w:pPr>
      <w:del w:id="166" w:author="Ryan G" w:date="2018-10-19T11:18:00Z">
        <w:r w:rsidDel="007A7641">
          <w:rPr>
            <w:rStyle w:val="Hyperlink"/>
          </w:rPr>
          <w:fldChar w:fldCharType="begin"/>
        </w:r>
        <w:r w:rsidDel="007A7641">
          <w:rPr>
            <w:rStyle w:val="Hyperlink"/>
            <w:noProof/>
          </w:rPr>
          <w:delInstrText xml:space="preserve"> HYPERLINK \l "_Toc527703644" </w:delInstrText>
        </w:r>
        <w:r w:rsidDel="007A7641">
          <w:rPr>
            <w:rStyle w:val="Hyperlink"/>
          </w:rPr>
          <w:fldChar w:fldCharType="separate"/>
        </w:r>
        <w:r w:rsidR="00EB21C3" w:rsidRPr="00C2726A" w:rsidDel="007A7641">
          <w:rPr>
            <w:rStyle w:val="Hyperlink"/>
            <w:noProof/>
          </w:rPr>
          <w:delText>TEAM ORGANISATION</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_Toc527703644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6</w:delText>
        </w:r>
        <w:r w:rsidR="00EB21C3" w:rsidDel="007A7641">
          <w:rPr>
            <w:b w:val="0"/>
            <w:bCs w:val="0"/>
            <w:noProof/>
            <w:webHidden/>
          </w:rPr>
          <w:fldChar w:fldCharType="end"/>
        </w:r>
        <w:r w:rsidDel="007A7641">
          <w:rPr>
            <w:b w:val="0"/>
            <w:bCs w:val="0"/>
            <w:noProof/>
          </w:rPr>
          <w:fldChar w:fldCharType="end"/>
        </w:r>
      </w:del>
    </w:p>
    <w:p w14:paraId="34BF4E4D" w14:textId="11D17B4A" w:rsidR="00EB21C3" w:rsidDel="007A7641" w:rsidRDefault="00E13D57">
      <w:pPr>
        <w:pStyle w:val="TOC2"/>
        <w:tabs>
          <w:tab w:val="right" w:leader="underscore" w:pos="9350"/>
        </w:tabs>
        <w:rPr>
          <w:del w:id="167" w:author="Ryan G" w:date="2018-10-19T11:18:00Z"/>
          <w:b w:val="0"/>
          <w:bCs w:val="0"/>
          <w:noProof/>
          <w:kern w:val="0"/>
          <w:lang w:eastAsia="en-AU"/>
          <w14:ligatures w14:val="none"/>
        </w:rPr>
      </w:pPr>
      <w:del w:id="168" w:author="Ryan G" w:date="2018-10-19T11:18:00Z">
        <w:r w:rsidDel="007A7641">
          <w:rPr>
            <w:rStyle w:val="Hyperlink"/>
          </w:rPr>
          <w:fldChar w:fldCharType="begin"/>
        </w:r>
        <w:r w:rsidDel="007A7641">
          <w:rPr>
            <w:rStyle w:val="Hyperlink"/>
            <w:noProof/>
          </w:rPr>
          <w:delInstrText xml:space="preserve"> HYPERLINK \l "_Toc527703645" </w:delInstrText>
        </w:r>
        <w:r w:rsidDel="007A7641">
          <w:rPr>
            <w:rStyle w:val="Hyperlink"/>
          </w:rPr>
          <w:fldChar w:fldCharType="separate"/>
        </w:r>
        <w:r w:rsidR="00EB21C3" w:rsidRPr="00C2726A" w:rsidDel="007A7641">
          <w:rPr>
            <w:rStyle w:val="Hyperlink"/>
            <w:noProof/>
          </w:rPr>
          <w:delText>TEAM STRUCTURE AND ROLES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_Toc527703645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6</w:delText>
        </w:r>
        <w:r w:rsidR="00EB21C3" w:rsidDel="007A7641">
          <w:rPr>
            <w:b w:val="0"/>
            <w:bCs w:val="0"/>
            <w:noProof/>
            <w:webHidden/>
          </w:rPr>
          <w:fldChar w:fldCharType="end"/>
        </w:r>
        <w:r w:rsidDel="007A7641">
          <w:rPr>
            <w:b w:val="0"/>
            <w:bCs w:val="0"/>
            <w:noProof/>
          </w:rPr>
          <w:fldChar w:fldCharType="end"/>
        </w:r>
      </w:del>
    </w:p>
    <w:p w14:paraId="2A2BA642" w14:textId="2F4F2B4C" w:rsidR="00EB21C3" w:rsidDel="007A7641" w:rsidRDefault="00E13D57">
      <w:pPr>
        <w:pStyle w:val="TOC2"/>
        <w:tabs>
          <w:tab w:val="right" w:leader="underscore" w:pos="9350"/>
        </w:tabs>
        <w:rPr>
          <w:del w:id="169" w:author="Ryan G" w:date="2018-10-19T11:18:00Z"/>
          <w:b w:val="0"/>
          <w:bCs w:val="0"/>
          <w:noProof/>
          <w:kern w:val="0"/>
          <w:lang w:eastAsia="en-AU"/>
          <w14:ligatures w14:val="none"/>
        </w:rPr>
      </w:pPr>
      <w:del w:id="170" w:author="Ryan G" w:date="2018-10-19T11:18:00Z">
        <w:r w:rsidDel="007A7641">
          <w:rPr>
            <w:rStyle w:val="Hyperlink"/>
          </w:rPr>
          <w:fldChar w:fldCharType="begin"/>
        </w:r>
        <w:r w:rsidDel="007A7641">
          <w:rPr>
            <w:rStyle w:val="Hyperlink"/>
            <w:noProof/>
          </w:rPr>
          <w:delInstrText xml:space="preserve"> HYPERLINK \l "_Toc527703646" </w:delInstrText>
        </w:r>
        <w:r w:rsidDel="007A7641">
          <w:rPr>
            <w:rStyle w:val="Hyperlink"/>
          </w:rPr>
          <w:fldChar w:fldCharType="separate"/>
        </w:r>
        <w:r w:rsidR="00EB21C3" w:rsidRPr="00C2726A" w:rsidDel="007A7641">
          <w:rPr>
            <w:rStyle w:val="Hyperlink"/>
            <w:noProof/>
          </w:rPr>
          <w:delText>COMMUNICATION AND MEETINGS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_Toc527703646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6</w:delText>
        </w:r>
        <w:r w:rsidR="00EB21C3" w:rsidDel="007A7641">
          <w:rPr>
            <w:b w:val="0"/>
            <w:bCs w:val="0"/>
            <w:noProof/>
            <w:webHidden/>
          </w:rPr>
          <w:fldChar w:fldCharType="end"/>
        </w:r>
        <w:r w:rsidDel="007A7641">
          <w:rPr>
            <w:b w:val="0"/>
            <w:bCs w:val="0"/>
            <w:noProof/>
          </w:rPr>
          <w:fldChar w:fldCharType="end"/>
        </w:r>
      </w:del>
    </w:p>
    <w:p w14:paraId="6795F3FC" w14:textId="4A6ECC4E" w:rsidR="00EB21C3" w:rsidDel="007A7641" w:rsidRDefault="00E13D57">
      <w:pPr>
        <w:pStyle w:val="TOC2"/>
        <w:tabs>
          <w:tab w:val="right" w:leader="underscore" w:pos="9350"/>
        </w:tabs>
        <w:rPr>
          <w:del w:id="171" w:author="Ryan G" w:date="2018-10-19T11:18:00Z"/>
          <w:b w:val="0"/>
          <w:bCs w:val="0"/>
          <w:noProof/>
          <w:kern w:val="0"/>
          <w:lang w:eastAsia="en-AU"/>
          <w14:ligatures w14:val="none"/>
        </w:rPr>
      </w:pPr>
      <w:del w:id="172" w:author="Ryan G" w:date="2018-10-19T11:18:00Z">
        <w:r w:rsidDel="007A7641">
          <w:rPr>
            <w:rStyle w:val="Hyperlink"/>
          </w:rPr>
          <w:fldChar w:fldCharType="begin"/>
        </w:r>
        <w:r w:rsidDel="007A7641">
          <w:rPr>
            <w:rStyle w:val="Hyperlink"/>
            <w:noProof/>
          </w:rPr>
          <w:delInstrText xml:space="preserve"> HYPERLINK \l "_Toc527703647" </w:delInstrText>
        </w:r>
        <w:r w:rsidDel="007A7641">
          <w:rPr>
            <w:rStyle w:val="Hyperlink"/>
          </w:rPr>
          <w:fldChar w:fldCharType="separate"/>
        </w:r>
        <w:r w:rsidR="00EB21C3" w:rsidRPr="00C2726A" w:rsidDel="007A7641">
          <w:rPr>
            <w:rStyle w:val="Hyperlink"/>
            <w:noProof/>
          </w:rPr>
          <w:delText>DOCUMENTATION</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_Toc527703647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7</w:delText>
        </w:r>
        <w:r w:rsidR="00EB21C3" w:rsidDel="007A7641">
          <w:rPr>
            <w:b w:val="0"/>
            <w:bCs w:val="0"/>
            <w:noProof/>
            <w:webHidden/>
          </w:rPr>
          <w:fldChar w:fldCharType="end"/>
        </w:r>
        <w:r w:rsidDel="007A7641">
          <w:rPr>
            <w:b w:val="0"/>
            <w:bCs w:val="0"/>
            <w:noProof/>
          </w:rPr>
          <w:fldChar w:fldCharType="end"/>
        </w:r>
      </w:del>
    </w:p>
    <w:p w14:paraId="7EBE0BB8" w14:textId="3A38D7AC" w:rsidR="00EB21C3" w:rsidDel="007A7641" w:rsidRDefault="00E13D57">
      <w:pPr>
        <w:pStyle w:val="TOC2"/>
        <w:tabs>
          <w:tab w:val="right" w:leader="underscore" w:pos="9350"/>
        </w:tabs>
        <w:rPr>
          <w:del w:id="173" w:author="Ryan G" w:date="2018-10-19T11:18:00Z"/>
          <w:b w:val="0"/>
          <w:bCs w:val="0"/>
          <w:noProof/>
          <w:kern w:val="0"/>
          <w:lang w:eastAsia="en-AU"/>
          <w14:ligatures w14:val="none"/>
        </w:rPr>
      </w:pPr>
      <w:del w:id="174" w:author="Ryan G" w:date="2018-10-19T11:18:00Z">
        <w:r w:rsidDel="007A7641">
          <w:rPr>
            <w:rStyle w:val="Hyperlink"/>
          </w:rPr>
          <w:fldChar w:fldCharType="begin"/>
        </w:r>
        <w:r w:rsidDel="007A7641">
          <w:rPr>
            <w:rStyle w:val="Hyperlink"/>
            <w:noProof/>
          </w:rPr>
          <w:delInstrText xml:space="preserve"> HYPERLINK \l "_Toc527703648" </w:delInstrText>
        </w:r>
        <w:r w:rsidDel="007A7641">
          <w:rPr>
            <w:rStyle w:val="Hyperlink"/>
          </w:rPr>
          <w:fldChar w:fldCharType="separate"/>
        </w:r>
        <w:r w:rsidR="00EB21C3" w:rsidRPr="00C2726A" w:rsidDel="007A7641">
          <w:rPr>
            <w:rStyle w:val="Hyperlink"/>
            <w:noProof/>
          </w:rPr>
          <w:delText>PROCESS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_Toc527703648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7</w:delText>
        </w:r>
        <w:r w:rsidR="00EB21C3" w:rsidDel="007A7641">
          <w:rPr>
            <w:b w:val="0"/>
            <w:bCs w:val="0"/>
            <w:noProof/>
            <w:webHidden/>
          </w:rPr>
          <w:fldChar w:fldCharType="end"/>
        </w:r>
        <w:r w:rsidDel="007A7641">
          <w:rPr>
            <w:b w:val="0"/>
            <w:bCs w:val="0"/>
            <w:noProof/>
          </w:rPr>
          <w:fldChar w:fldCharType="end"/>
        </w:r>
      </w:del>
    </w:p>
    <w:p w14:paraId="5BD497BD" w14:textId="192FDD92" w:rsidR="00EB21C3" w:rsidDel="007A7641" w:rsidRDefault="00E13D57">
      <w:pPr>
        <w:pStyle w:val="TOC1"/>
        <w:tabs>
          <w:tab w:val="right" w:leader="underscore" w:pos="9350"/>
        </w:tabs>
        <w:rPr>
          <w:del w:id="175" w:author="Ryan G" w:date="2018-10-19T11:18:00Z"/>
          <w:b w:val="0"/>
          <w:bCs w:val="0"/>
          <w:i w:val="0"/>
          <w:iCs w:val="0"/>
          <w:noProof/>
          <w:kern w:val="0"/>
          <w:sz w:val="22"/>
          <w:szCs w:val="22"/>
          <w:lang w:eastAsia="en-AU"/>
          <w14:ligatures w14:val="none"/>
        </w:rPr>
      </w:pPr>
      <w:del w:id="176" w:author="Ryan G" w:date="2018-10-19T11:18:00Z">
        <w:r w:rsidDel="007A7641">
          <w:rPr>
            <w:rStyle w:val="Hyperlink"/>
          </w:rPr>
          <w:fldChar w:fldCharType="begin"/>
        </w:r>
        <w:r w:rsidDel="007A7641">
          <w:rPr>
            <w:rStyle w:val="Hyperlink"/>
            <w:noProof/>
          </w:rPr>
          <w:delInstrText xml:space="preserve"> HYPERLINK \l "_Toc527703649" </w:delInstrText>
        </w:r>
        <w:r w:rsidDel="007A7641">
          <w:rPr>
            <w:rStyle w:val="Hyperlink"/>
          </w:rPr>
          <w:fldChar w:fldCharType="separate"/>
        </w:r>
        <w:r w:rsidR="00EB21C3" w:rsidRPr="00C2726A" w:rsidDel="007A7641">
          <w:rPr>
            <w:rStyle w:val="Hyperlink"/>
            <w:noProof/>
          </w:rPr>
          <w:delText>PROJECT REPORT</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_Toc527703649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9</w:delText>
        </w:r>
        <w:r w:rsidR="00EB21C3" w:rsidDel="007A7641">
          <w:rPr>
            <w:b w:val="0"/>
            <w:bCs w:val="0"/>
            <w:i w:val="0"/>
            <w:iCs w:val="0"/>
            <w:noProof/>
            <w:webHidden/>
          </w:rPr>
          <w:fldChar w:fldCharType="end"/>
        </w:r>
        <w:r w:rsidDel="007A7641">
          <w:rPr>
            <w:b w:val="0"/>
            <w:bCs w:val="0"/>
            <w:i w:val="0"/>
            <w:iCs w:val="0"/>
            <w:noProof/>
          </w:rPr>
          <w:fldChar w:fldCharType="end"/>
        </w:r>
      </w:del>
    </w:p>
    <w:p w14:paraId="05CE1E48" w14:textId="2C6D244C" w:rsidR="00EB21C3" w:rsidDel="007A7641" w:rsidRDefault="00E13D57">
      <w:pPr>
        <w:pStyle w:val="TOC2"/>
        <w:tabs>
          <w:tab w:val="right" w:leader="underscore" w:pos="9350"/>
        </w:tabs>
        <w:rPr>
          <w:del w:id="177" w:author="Ryan G" w:date="2018-10-19T11:18:00Z"/>
          <w:b w:val="0"/>
          <w:bCs w:val="0"/>
          <w:noProof/>
          <w:kern w:val="0"/>
          <w:lang w:eastAsia="en-AU"/>
          <w14:ligatures w14:val="none"/>
        </w:rPr>
      </w:pPr>
      <w:del w:id="178" w:author="Ryan G" w:date="2018-10-19T11:18:00Z">
        <w:r w:rsidDel="007A7641">
          <w:rPr>
            <w:rStyle w:val="Hyperlink"/>
          </w:rPr>
          <w:fldChar w:fldCharType="begin"/>
        </w:r>
        <w:r w:rsidDel="007A7641">
          <w:rPr>
            <w:rStyle w:val="Hyperlink"/>
            <w:noProof/>
          </w:rPr>
          <w:delInstrText xml:space="preserve"> HYPERLINK \l "_Toc527703650" </w:delInstrText>
        </w:r>
        <w:r w:rsidDel="007A7641">
          <w:rPr>
            <w:rStyle w:val="Hyperlink"/>
          </w:rPr>
          <w:fldChar w:fldCharType="separate"/>
        </w:r>
        <w:r w:rsidR="00EB21C3" w:rsidRPr="00C2726A" w:rsidDel="007A7641">
          <w:rPr>
            <w:rStyle w:val="Hyperlink"/>
            <w:noProof/>
          </w:rPr>
          <w:delText>PROJECT OUTCOME</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_Toc527703650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9</w:delText>
        </w:r>
        <w:r w:rsidR="00EB21C3" w:rsidDel="007A7641">
          <w:rPr>
            <w:b w:val="0"/>
            <w:bCs w:val="0"/>
            <w:noProof/>
            <w:webHidden/>
          </w:rPr>
          <w:fldChar w:fldCharType="end"/>
        </w:r>
        <w:r w:rsidDel="007A7641">
          <w:rPr>
            <w:b w:val="0"/>
            <w:bCs w:val="0"/>
            <w:noProof/>
          </w:rPr>
          <w:fldChar w:fldCharType="end"/>
        </w:r>
      </w:del>
    </w:p>
    <w:p w14:paraId="4F6C63DB" w14:textId="2EE19920" w:rsidR="00EB21C3" w:rsidDel="007A7641" w:rsidRDefault="00E13D57">
      <w:pPr>
        <w:pStyle w:val="TOC2"/>
        <w:tabs>
          <w:tab w:val="right" w:leader="underscore" w:pos="9350"/>
        </w:tabs>
        <w:rPr>
          <w:del w:id="179" w:author="Ryan G" w:date="2018-10-19T11:18:00Z"/>
          <w:b w:val="0"/>
          <w:bCs w:val="0"/>
          <w:noProof/>
          <w:kern w:val="0"/>
          <w:lang w:eastAsia="en-AU"/>
          <w14:ligatures w14:val="none"/>
        </w:rPr>
      </w:pPr>
      <w:del w:id="180" w:author="Ryan G" w:date="2018-10-19T11:18:00Z">
        <w:r w:rsidDel="007A7641">
          <w:rPr>
            <w:rStyle w:val="Hyperlink"/>
          </w:rPr>
          <w:fldChar w:fldCharType="begin"/>
        </w:r>
        <w:r w:rsidDel="007A7641">
          <w:rPr>
            <w:rStyle w:val="Hyperlink"/>
            <w:noProof/>
          </w:rPr>
          <w:delInstrText xml:space="preserve"> HYPERLINK \l "_Toc527703651" </w:delInstrText>
        </w:r>
        <w:r w:rsidDel="007A7641">
          <w:rPr>
            <w:rStyle w:val="Hyperlink"/>
          </w:rPr>
          <w:fldChar w:fldCharType="separate"/>
        </w:r>
        <w:r w:rsidR="00EB21C3" w:rsidRPr="00C2726A" w:rsidDel="007A7641">
          <w:rPr>
            <w:rStyle w:val="Hyperlink"/>
            <w:noProof/>
          </w:rPr>
          <w:delText>COST OF THE PROJECT</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_Toc527703651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12</w:delText>
        </w:r>
        <w:r w:rsidR="00EB21C3" w:rsidDel="007A7641">
          <w:rPr>
            <w:b w:val="0"/>
            <w:bCs w:val="0"/>
            <w:noProof/>
            <w:webHidden/>
          </w:rPr>
          <w:fldChar w:fldCharType="end"/>
        </w:r>
        <w:r w:rsidDel="007A7641">
          <w:rPr>
            <w:b w:val="0"/>
            <w:bCs w:val="0"/>
            <w:noProof/>
          </w:rPr>
          <w:fldChar w:fldCharType="end"/>
        </w:r>
      </w:del>
    </w:p>
    <w:p w14:paraId="0C3FAF24" w14:textId="75D957FB" w:rsidR="00EB21C3" w:rsidDel="007A7641" w:rsidRDefault="00E13D57">
      <w:pPr>
        <w:pStyle w:val="TOC1"/>
        <w:tabs>
          <w:tab w:val="right" w:leader="underscore" w:pos="9350"/>
        </w:tabs>
        <w:rPr>
          <w:del w:id="181" w:author="Ryan G" w:date="2018-10-19T11:18:00Z"/>
          <w:b w:val="0"/>
          <w:bCs w:val="0"/>
          <w:i w:val="0"/>
          <w:iCs w:val="0"/>
          <w:noProof/>
          <w:kern w:val="0"/>
          <w:sz w:val="22"/>
          <w:szCs w:val="22"/>
          <w:lang w:eastAsia="en-AU"/>
          <w14:ligatures w14:val="none"/>
        </w:rPr>
      </w:pPr>
      <w:del w:id="182" w:author="Ryan G" w:date="2018-10-19T11:18:00Z">
        <w:r w:rsidDel="007A7641">
          <w:rPr>
            <w:rStyle w:val="Hyperlink"/>
          </w:rPr>
          <w:fldChar w:fldCharType="begin"/>
        </w:r>
        <w:r w:rsidDel="007A7641">
          <w:rPr>
            <w:rStyle w:val="Hyperlink"/>
            <w:noProof/>
          </w:rPr>
          <w:delInstrText xml:space="preserve"> HYPERLINK \l "_Toc527703652" </w:delInstrText>
        </w:r>
        <w:r w:rsidDel="007A7641">
          <w:rPr>
            <w:rStyle w:val="Hyperlink"/>
          </w:rPr>
          <w:fldChar w:fldCharType="separate"/>
        </w:r>
        <w:r w:rsidR="00EB21C3" w:rsidRPr="00C2726A" w:rsidDel="007A7641">
          <w:rPr>
            <w:rStyle w:val="Hyperlink"/>
            <w:noProof/>
          </w:rPr>
          <w:delText>CONTRIBUTION DISTRIBUTION</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_Toc527703652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15</w:delText>
        </w:r>
        <w:r w:rsidR="00EB21C3" w:rsidDel="007A7641">
          <w:rPr>
            <w:b w:val="0"/>
            <w:bCs w:val="0"/>
            <w:i w:val="0"/>
            <w:iCs w:val="0"/>
            <w:noProof/>
            <w:webHidden/>
          </w:rPr>
          <w:fldChar w:fldCharType="end"/>
        </w:r>
        <w:r w:rsidDel="007A7641">
          <w:rPr>
            <w:b w:val="0"/>
            <w:bCs w:val="0"/>
            <w:i w:val="0"/>
            <w:iCs w:val="0"/>
            <w:noProof/>
          </w:rPr>
          <w:fldChar w:fldCharType="end"/>
        </w:r>
      </w:del>
    </w:p>
    <w:p w14:paraId="022E9EBF" w14:textId="0F6CB868" w:rsidR="00EB21C3" w:rsidDel="007A7641" w:rsidRDefault="00E13D57">
      <w:pPr>
        <w:pStyle w:val="TOC1"/>
        <w:tabs>
          <w:tab w:val="right" w:leader="underscore" w:pos="9350"/>
        </w:tabs>
        <w:rPr>
          <w:del w:id="183" w:author="Ryan G" w:date="2018-10-19T11:18:00Z"/>
          <w:b w:val="0"/>
          <w:bCs w:val="0"/>
          <w:i w:val="0"/>
          <w:iCs w:val="0"/>
          <w:noProof/>
          <w:kern w:val="0"/>
          <w:sz w:val="22"/>
          <w:szCs w:val="22"/>
          <w:lang w:eastAsia="en-AU"/>
          <w14:ligatures w14:val="none"/>
        </w:rPr>
      </w:pPr>
      <w:del w:id="184" w:author="Ryan G" w:date="2018-10-19T11:18:00Z">
        <w:r w:rsidDel="007A7641">
          <w:rPr>
            <w:rStyle w:val="Hyperlink"/>
          </w:rPr>
          <w:fldChar w:fldCharType="begin"/>
        </w:r>
        <w:r w:rsidDel="007A7641">
          <w:rPr>
            <w:rStyle w:val="Hyperlink"/>
            <w:noProof/>
          </w:rPr>
          <w:delInstrText xml:space="preserve"> HYPERLINK \l "_Toc527703653" </w:delInstrText>
        </w:r>
        <w:r w:rsidDel="007A7641">
          <w:rPr>
            <w:rStyle w:val="Hyperlink"/>
          </w:rPr>
          <w:fldChar w:fldCharType="separate"/>
        </w:r>
        <w:r w:rsidR="00EB21C3" w:rsidRPr="00C2726A" w:rsidDel="007A7641">
          <w:rPr>
            <w:rStyle w:val="Hyperlink"/>
            <w:noProof/>
          </w:rPr>
          <w:delText>CONCLUSION</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_Toc527703653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16</w:delText>
        </w:r>
        <w:r w:rsidR="00EB21C3" w:rsidDel="007A7641">
          <w:rPr>
            <w:b w:val="0"/>
            <w:bCs w:val="0"/>
            <w:i w:val="0"/>
            <w:iCs w:val="0"/>
            <w:noProof/>
            <w:webHidden/>
          </w:rPr>
          <w:fldChar w:fldCharType="end"/>
        </w:r>
        <w:r w:rsidDel="007A7641">
          <w:rPr>
            <w:b w:val="0"/>
            <w:bCs w:val="0"/>
            <w:i w:val="0"/>
            <w:iCs w:val="0"/>
            <w:noProof/>
          </w:rPr>
          <w:fldChar w:fldCharType="end"/>
        </w:r>
      </w:del>
    </w:p>
    <w:p w14:paraId="518CAE5F" w14:textId="56CBC927" w:rsidR="00EB21C3" w:rsidDel="007A7641" w:rsidRDefault="00E13D57">
      <w:pPr>
        <w:pStyle w:val="TOC1"/>
        <w:tabs>
          <w:tab w:val="right" w:leader="underscore" w:pos="9350"/>
        </w:tabs>
        <w:rPr>
          <w:del w:id="185" w:author="Ryan G" w:date="2018-10-19T11:18:00Z"/>
          <w:b w:val="0"/>
          <w:bCs w:val="0"/>
          <w:i w:val="0"/>
          <w:iCs w:val="0"/>
          <w:noProof/>
          <w:kern w:val="0"/>
          <w:sz w:val="22"/>
          <w:szCs w:val="22"/>
          <w:lang w:eastAsia="en-AU"/>
          <w14:ligatures w14:val="none"/>
        </w:rPr>
      </w:pPr>
      <w:del w:id="186" w:author="Ryan G" w:date="2018-10-19T11:18:00Z">
        <w:r w:rsidDel="007A7641">
          <w:rPr>
            <w:rStyle w:val="Hyperlink"/>
          </w:rPr>
          <w:fldChar w:fldCharType="begin"/>
        </w:r>
        <w:r w:rsidDel="007A7641">
          <w:rPr>
            <w:rStyle w:val="Hyperlink"/>
            <w:noProof/>
          </w:rPr>
          <w:delInstrText xml:space="preserve"> HYPERLINK \l "_Toc527703654" </w:delInstrText>
        </w:r>
        <w:r w:rsidDel="007A7641">
          <w:rPr>
            <w:rStyle w:val="Hyperlink"/>
          </w:rPr>
          <w:fldChar w:fldCharType="separate"/>
        </w:r>
        <w:r w:rsidR="00EB21C3" w:rsidRPr="00C2726A" w:rsidDel="007A7641">
          <w:rPr>
            <w:rStyle w:val="Hyperlink"/>
            <w:noProof/>
          </w:rPr>
          <w:delText>REFERENCES</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_Toc527703654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17</w:delText>
        </w:r>
        <w:r w:rsidR="00EB21C3" w:rsidDel="007A7641">
          <w:rPr>
            <w:b w:val="0"/>
            <w:bCs w:val="0"/>
            <w:i w:val="0"/>
            <w:iCs w:val="0"/>
            <w:noProof/>
            <w:webHidden/>
          </w:rPr>
          <w:fldChar w:fldCharType="end"/>
        </w:r>
        <w:r w:rsidDel="007A7641">
          <w:rPr>
            <w:b w:val="0"/>
            <w:bCs w:val="0"/>
            <w:i w:val="0"/>
            <w:iCs w:val="0"/>
            <w:noProof/>
          </w:rPr>
          <w:fldChar w:fldCharType="end"/>
        </w:r>
      </w:del>
    </w:p>
    <w:p w14:paraId="1D0A5A11" w14:textId="5CE153A2" w:rsidR="00EB21C3" w:rsidDel="007A7641" w:rsidRDefault="00E13D57">
      <w:pPr>
        <w:pStyle w:val="TOC1"/>
        <w:tabs>
          <w:tab w:val="right" w:leader="underscore" w:pos="9350"/>
        </w:tabs>
        <w:rPr>
          <w:del w:id="187" w:author="Ryan G" w:date="2018-10-19T11:18:00Z"/>
          <w:b w:val="0"/>
          <w:bCs w:val="0"/>
          <w:i w:val="0"/>
          <w:iCs w:val="0"/>
          <w:noProof/>
          <w:kern w:val="0"/>
          <w:sz w:val="22"/>
          <w:szCs w:val="22"/>
          <w:lang w:eastAsia="en-AU"/>
          <w14:ligatures w14:val="none"/>
        </w:rPr>
      </w:pPr>
      <w:del w:id="188" w:author="Ryan G" w:date="2018-10-19T11:18:00Z">
        <w:r w:rsidDel="007A7641">
          <w:rPr>
            <w:rStyle w:val="Hyperlink"/>
          </w:rPr>
          <w:fldChar w:fldCharType="begin"/>
        </w:r>
        <w:r w:rsidDel="007A7641">
          <w:rPr>
            <w:rStyle w:val="Hyperlink"/>
            <w:noProof/>
          </w:rPr>
          <w:delInstrText xml:space="preserve"> HYPERLINK \l "_Toc527703655" </w:delInstrText>
        </w:r>
        <w:r w:rsidDel="007A7641">
          <w:rPr>
            <w:rStyle w:val="Hyperlink"/>
          </w:rPr>
          <w:fldChar w:fldCharType="separate"/>
        </w:r>
        <w:r w:rsidR="00EB21C3" w:rsidRPr="00C2726A" w:rsidDel="007A7641">
          <w:rPr>
            <w:rStyle w:val="Hyperlink"/>
            <w:noProof/>
          </w:rPr>
          <w:delText>APPENDIX A: MEETING MINUTES AND CORRESPONDENCE</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_Toc527703655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18</w:delText>
        </w:r>
        <w:r w:rsidR="00EB21C3" w:rsidDel="007A7641">
          <w:rPr>
            <w:b w:val="0"/>
            <w:bCs w:val="0"/>
            <w:i w:val="0"/>
            <w:iCs w:val="0"/>
            <w:noProof/>
            <w:webHidden/>
          </w:rPr>
          <w:fldChar w:fldCharType="end"/>
        </w:r>
        <w:r w:rsidDel="007A7641">
          <w:rPr>
            <w:b w:val="0"/>
            <w:bCs w:val="0"/>
            <w:i w:val="0"/>
            <w:iCs w:val="0"/>
            <w:noProof/>
          </w:rPr>
          <w:fldChar w:fldCharType="end"/>
        </w:r>
      </w:del>
    </w:p>
    <w:p w14:paraId="312E09B4" w14:textId="2D06B2EC" w:rsidR="00EB21C3" w:rsidDel="007A7641" w:rsidRDefault="00E13D57">
      <w:pPr>
        <w:pStyle w:val="TOC2"/>
        <w:tabs>
          <w:tab w:val="right" w:leader="underscore" w:pos="9350"/>
        </w:tabs>
        <w:rPr>
          <w:del w:id="189" w:author="Ryan G" w:date="2018-10-19T11:18:00Z"/>
          <w:b w:val="0"/>
          <w:bCs w:val="0"/>
          <w:noProof/>
          <w:kern w:val="0"/>
          <w:lang w:eastAsia="en-AU"/>
          <w14:ligatures w14:val="none"/>
        </w:rPr>
      </w:pPr>
      <w:del w:id="190" w:author="Ryan G" w:date="2018-10-19T11:18:00Z">
        <w:r w:rsidDel="007A7641">
          <w:rPr>
            <w:rStyle w:val="Hyperlink"/>
          </w:rPr>
          <w:fldChar w:fldCharType="begin"/>
        </w:r>
        <w:r w:rsidDel="007A7641">
          <w:rPr>
            <w:rStyle w:val="Hyperlink"/>
            <w:noProof/>
          </w:rPr>
          <w:delInstrText xml:space="preserve"> HYPERLINK \l "_Toc527703656" </w:delInstrText>
        </w:r>
        <w:r w:rsidDel="007A7641">
          <w:rPr>
            <w:rStyle w:val="Hyperlink"/>
          </w:rPr>
          <w:fldChar w:fldCharType="separate"/>
        </w:r>
        <w:r w:rsidR="00EB21C3" w:rsidRPr="00C2726A" w:rsidDel="007A7641">
          <w:rPr>
            <w:rStyle w:val="Hyperlink"/>
            <w:noProof/>
          </w:rPr>
          <w:delText>ZOOM MEETING MINUTES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_Toc527703656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18</w:delText>
        </w:r>
        <w:r w:rsidR="00EB21C3" w:rsidDel="007A7641">
          <w:rPr>
            <w:b w:val="0"/>
            <w:bCs w:val="0"/>
            <w:noProof/>
            <w:webHidden/>
          </w:rPr>
          <w:fldChar w:fldCharType="end"/>
        </w:r>
        <w:r w:rsidDel="007A7641">
          <w:rPr>
            <w:b w:val="0"/>
            <w:bCs w:val="0"/>
            <w:noProof/>
          </w:rPr>
          <w:fldChar w:fldCharType="end"/>
        </w:r>
      </w:del>
    </w:p>
    <w:p w14:paraId="4E371BD3" w14:textId="4DEB05F7" w:rsidR="00EB21C3" w:rsidDel="007A7641" w:rsidRDefault="00E13D57">
      <w:pPr>
        <w:pStyle w:val="TOC2"/>
        <w:tabs>
          <w:tab w:val="right" w:leader="underscore" w:pos="9350"/>
        </w:tabs>
        <w:rPr>
          <w:del w:id="191" w:author="Ryan G" w:date="2018-10-19T11:18:00Z"/>
          <w:b w:val="0"/>
          <w:bCs w:val="0"/>
          <w:noProof/>
          <w:kern w:val="0"/>
          <w:lang w:eastAsia="en-AU"/>
          <w14:ligatures w14:val="none"/>
        </w:rPr>
      </w:pPr>
      <w:del w:id="192" w:author="Ryan G" w:date="2018-10-19T11:18:00Z">
        <w:r w:rsidDel="007A7641">
          <w:rPr>
            <w:rStyle w:val="Hyperlink"/>
          </w:rPr>
          <w:fldChar w:fldCharType="begin"/>
        </w:r>
        <w:r w:rsidDel="007A7641">
          <w:rPr>
            <w:rStyle w:val="Hyperlink"/>
            <w:noProof/>
          </w:rPr>
          <w:delInstrText xml:space="preserve"> HYPERLINK \l "_Toc527703657" </w:delInstrText>
        </w:r>
        <w:r w:rsidDel="007A7641">
          <w:rPr>
            <w:rStyle w:val="Hyperlink"/>
          </w:rPr>
          <w:fldChar w:fldCharType="separate"/>
        </w:r>
        <w:r w:rsidR="00EB21C3" w:rsidRPr="00C2726A" w:rsidDel="007A7641">
          <w:rPr>
            <w:rStyle w:val="Hyperlink"/>
            <w:noProof/>
          </w:rPr>
          <w:delText>MESSENGER MINUTES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_Toc527703657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23</w:delText>
        </w:r>
        <w:r w:rsidR="00EB21C3" w:rsidDel="007A7641">
          <w:rPr>
            <w:b w:val="0"/>
            <w:bCs w:val="0"/>
            <w:noProof/>
            <w:webHidden/>
          </w:rPr>
          <w:fldChar w:fldCharType="end"/>
        </w:r>
        <w:r w:rsidDel="007A7641">
          <w:rPr>
            <w:b w:val="0"/>
            <w:bCs w:val="0"/>
            <w:noProof/>
          </w:rPr>
          <w:fldChar w:fldCharType="end"/>
        </w:r>
      </w:del>
    </w:p>
    <w:p w14:paraId="33335AE6" w14:textId="1421CC00" w:rsidR="00EB21C3" w:rsidDel="007A7641" w:rsidRDefault="00E13D57">
      <w:pPr>
        <w:pStyle w:val="TOC2"/>
        <w:tabs>
          <w:tab w:val="right" w:leader="underscore" w:pos="9350"/>
        </w:tabs>
        <w:rPr>
          <w:del w:id="193" w:author="Ryan G" w:date="2018-10-19T11:18:00Z"/>
          <w:b w:val="0"/>
          <w:bCs w:val="0"/>
          <w:noProof/>
          <w:kern w:val="0"/>
          <w:lang w:eastAsia="en-AU"/>
          <w14:ligatures w14:val="none"/>
        </w:rPr>
      </w:pPr>
      <w:del w:id="194" w:author="Ryan G" w:date="2018-10-19T11:18:00Z">
        <w:r w:rsidDel="007A7641">
          <w:rPr>
            <w:rStyle w:val="Hyperlink"/>
          </w:rPr>
          <w:fldChar w:fldCharType="begin"/>
        </w:r>
        <w:r w:rsidDel="007A7641">
          <w:rPr>
            <w:rStyle w:val="Hyperlink"/>
            <w:noProof/>
          </w:rPr>
          <w:delInstrText xml:space="preserve"> HYPERLINK \l "_Toc527703658" </w:delInstrText>
        </w:r>
        <w:r w:rsidDel="007A7641">
          <w:rPr>
            <w:rStyle w:val="Hyperlink"/>
          </w:rPr>
          <w:fldChar w:fldCharType="separate"/>
        </w:r>
        <w:r w:rsidR="00EB21C3" w:rsidRPr="00C2726A" w:rsidDel="007A7641">
          <w:rPr>
            <w:rStyle w:val="Hyperlink"/>
            <w:noProof/>
          </w:rPr>
          <w:delText>EMAIL CORRESPONDENCE</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_Toc527703658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25</w:delText>
        </w:r>
        <w:r w:rsidR="00EB21C3" w:rsidDel="007A7641">
          <w:rPr>
            <w:b w:val="0"/>
            <w:bCs w:val="0"/>
            <w:noProof/>
            <w:webHidden/>
          </w:rPr>
          <w:fldChar w:fldCharType="end"/>
        </w:r>
        <w:r w:rsidDel="007A7641">
          <w:rPr>
            <w:b w:val="0"/>
            <w:bCs w:val="0"/>
            <w:noProof/>
          </w:rPr>
          <w:fldChar w:fldCharType="end"/>
        </w:r>
      </w:del>
    </w:p>
    <w:p w14:paraId="5432FCF3" w14:textId="34C2482D" w:rsidR="00EB21C3" w:rsidDel="007A7641" w:rsidRDefault="00E13D57">
      <w:pPr>
        <w:pStyle w:val="TOC1"/>
        <w:tabs>
          <w:tab w:val="right" w:leader="underscore" w:pos="9350"/>
        </w:tabs>
        <w:rPr>
          <w:del w:id="195" w:author="Ryan G" w:date="2018-10-19T11:18:00Z"/>
          <w:b w:val="0"/>
          <w:bCs w:val="0"/>
          <w:i w:val="0"/>
          <w:iCs w:val="0"/>
          <w:noProof/>
          <w:kern w:val="0"/>
          <w:sz w:val="22"/>
          <w:szCs w:val="22"/>
          <w:lang w:eastAsia="en-AU"/>
          <w14:ligatures w14:val="none"/>
        </w:rPr>
      </w:pPr>
      <w:del w:id="196" w:author="Ryan G" w:date="2018-10-19T11:18:00Z">
        <w:r w:rsidDel="007A7641">
          <w:rPr>
            <w:rStyle w:val="Hyperlink"/>
          </w:rPr>
          <w:fldChar w:fldCharType="begin"/>
        </w:r>
        <w:r w:rsidDel="007A7641">
          <w:rPr>
            <w:rStyle w:val="Hyperlink"/>
            <w:noProof/>
          </w:rPr>
          <w:delInstrText xml:space="preserve"> HYPERLINK \l "_Toc527703659" </w:delInstrText>
        </w:r>
        <w:r w:rsidDel="007A7641">
          <w:rPr>
            <w:rStyle w:val="Hyperlink"/>
          </w:rPr>
          <w:fldChar w:fldCharType="separate"/>
        </w:r>
        <w:r w:rsidR="00EB21C3" w:rsidRPr="00C2726A" w:rsidDel="007A7641">
          <w:rPr>
            <w:rStyle w:val="Hyperlink"/>
            <w:noProof/>
          </w:rPr>
          <w:delText>APPENDIX B: ACTIVITY LOG SHEETS</w:delText>
        </w:r>
        <w:r w:rsidR="00EB21C3" w:rsidDel="007A7641">
          <w:rPr>
            <w:noProof/>
            <w:webHidden/>
          </w:rPr>
          <w:tab/>
        </w:r>
        <w:r w:rsidR="00EB21C3" w:rsidDel="007A7641">
          <w:rPr>
            <w:b w:val="0"/>
            <w:bCs w:val="0"/>
            <w:i w:val="0"/>
            <w:iCs w:val="0"/>
            <w:noProof/>
            <w:webHidden/>
          </w:rPr>
          <w:fldChar w:fldCharType="begin"/>
        </w:r>
        <w:r w:rsidR="00EB21C3" w:rsidDel="007A7641">
          <w:rPr>
            <w:noProof/>
            <w:webHidden/>
          </w:rPr>
          <w:delInstrText xml:space="preserve"> PAGEREF _Toc527703659 \h </w:delInstrText>
        </w:r>
        <w:r w:rsidR="00EB21C3" w:rsidDel="007A7641">
          <w:rPr>
            <w:b w:val="0"/>
            <w:bCs w:val="0"/>
            <w:i w:val="0"/>
            <w:iCs w:val="0"/>
            <w:noProof/>
            <w:webHidden/>
          </w:rPr>
        </w:r>
        <w:r w:rsidR="00EB21C3" w:rsidDel="007A7641">
          <w:rPr>
            <w:b w:val="0"/>
            <w:bCs w:val="0"/>
            <w:i w:val="0"/>
            <w:iCs w:val="0"/>
            <w:noProof/>
            <w:webHidden/>
          </w:rPr>
          <w:fldChar w:fldCharType="separate"/>
        </w:r>
        <w:r w:rsidR="00856794" w:rsidDel="007A7641">
          <w:rPr>
            <w:noProof/>
            <w:webHidden/>
          </w:rPr>
          <w:delText>31</w:delText>
        </w:r>
        <w:r w:rsidR="00EB21C3" w:rsidDel="007A7641">
          <w:rPr>
            <w:b w:val="0"/>
            <w:bCs w:val="0"/>
            <w:i w:val="0"/>
            <w:iCs w:val="0"/>
            <w:noProof/>
            <w:webHidden/>
          </w:rPr>
          <w:fldChar w:fldCharType="end"/>
        </w:r>
        <w:r w:rsidDel="007A7641">
          <w:rPr>
            <w:b w:val="0"/>
            <w:bCs w:val="0"/>
            <w:i w:val="0"/>
            <w:iCs w:val="0"/>
            <w:noProof/>
          </w:rPr>
          <w:fldChar w:fldCharType="end"/>
        </w:r>
      </w:del>
    </w:p>
    <w:p w14:paraId="431ED67C" w14:textId="43122FD4" w:rsidR="00EB21C3" w:rsidDel="007A7641" w:rsidRDefault="00E13D57">
      <w:pPr>
        <w:pStyle w:val="TOC2"/>
        <w:tabs>
          <w:tab w:val="right" w:leader="underscore" w:pos="9350"/>
        </w:tabs>
        <w:rPr>
          <w:del w:id="197" w:author="Ryan G" w:date="2018-10-19T11:18:00Z"/>
          <w:b w:val="0"/>
          <w:bCs w:val="0"/>
          <w:noProof/>
          <w:kern w:val="0"/>
          <w:lang w:eastAsia="en-AU"/>
          <w14:ligatures w14:val="none"/>
        </w:rPr>
      </w:pPr>
      <w:del w:id="198" w:author="Ryan G" w:date="2018-10-19T11:18:00Z">
        <w:r w:rsidDel="007A7641">
          <w:rPr>
            <w:rStyle w:val="Hyperlink"/>
          </w:rPr>
          <w:fldChar w:fldCharType="begin"/>
        </w:r>
        <w:r w:rsidDel="007A7641">
          <w:rPr>
            <w:rStyle w:val="Hyperlink"/>
            <w:noProof/>
          </w:rPr>
          <w:delInstrText xml:space="preserve"> HYPERLINK \l "_Toc527703660" </w:delInstrText>
        </w:r>
        <w:r w:rsidDel="007A7641">
          <w:rPr>
            <w:rStyle w:val="Hyperlink"/>
          </w:rPr>
          <w:fldChar w:fldCharType="separate"/>
        </w:r>
        <w:r w:rsidR="00EB21C3" w:rsidRPr="00C2726A" w:rsidDel="007A7641">
          <w:rPr>
            <w:rStyle w:val="Hyperlink"/>
            <w:noProof/>
          </w:rPr>
          <w:delText>GROUP SUMMARY OF ACTIVITY LOG SHEETS</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_Toc527703660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31</w:delText>
        </w:r>
        <w:r w:rsidR="00EB21C3" w:rsidDel="007A7641">
          <w:rPr>
            <w:b w:val="0"/>
            <w:bCs w:val="0"/>
            <w:noProof/>
            <w:webHidden/>
          </w:rPr>
          <w:fldChar w:fldCharType="end"/>
        </w:r>
        <w:r w:rsidDel="007A7641">
          <w:rPr>
            <w:b w:val="0"/>
            <w:bCs w:val="0"/>
            <w:noProof/>
          </w:rPr>
          <w:fldChar w:fldCharType="end"/>
        </w:r>
      </w:del>
    </w:p>
    <w:p w14:paraId="11173595" w14:textId="2D5EEC2A" w:rsidR="00EB21C3" w:rsidDel="007A7641" w:rsidRDefault="00E13D57">
      <w:pPr>
        <w:pStyle w:val="TOC2"/>
        <w:tabs>
          <w:tab w:val="right" w:leader="underscore" w:pos="9350"/>
        </w:tabs>
        <w:rPr>
          <w:del w:id="199" w:author="Ryan G" w:date="2018-10-19T11:18:00Z"/>
          <w:b w:val="0"/>
          <w:bCs w:val="0"/>
          <w:noProof/>
          <w:kern w:val="0"/>
          <w:lang w:eastAsia="en-AU"/>
          <w14:ligatures w14:val="none"/>
        </w:rPr>
      </w:pPr>
      <w:del w:id="200" w:author="Ryan G" w:date="2018-10-19T11:18:00Z">
        <w:r w:rsidDel="007A7641">
          <w:rPr>
            <w:rStyle w:val="Hyperlink"/>
          </w:rPr>
          <w:fldChar w:fldCharType="begin"/>
        </w:r>
        <w:r w:rsidDel="007A7641">
          <w:rPr>
            <w:rStyle w:val="Hyperlink"/>
            <w:noProof/>
          </w:rPr>
          <w:delInstrText xml:space="preserve"> HYPERLINK \l "_Toc527703661" </w:delInstrText>
        </w:r>
        <w:r w:rsidDel="007A7641">
          <w:rPr>
            <w:rStyle w:val="Hyperlink"/>
          </w:rPr>
          <w:fldChar w:fldCharType="separate"/>
        </w:r>
        <w:r w:rsidR="00EB21C3" w:rsidRPr="00C2726A" w:rsidDel="007A7641">
          <w:rPr>
            <w:rStyle w:val="Hyperlink"/>
            <w:noProof/>
          </w:rPr>
          <w:delText>GROUP CONTRIBUTION BREAKDOWN</w:delText>
        </w:r>
        <w:r w:rsidR="00EB21C3" w:rsidDel="007A7641">
          <w:rPr>
            <w:noProof/>
            <w:webHidden/>
          </w:rPr>
          <w:tab/>
        </w:r>
        <w:r w:rsidR="00EB21C3" w:rsidDel="007A7641">
          <w:rPr>
            <w:b w:val="0"/>
            <w:bCs w:val="0"/>
            <w:noProof/>
            <w:webHidden/>
          </w:rPr>
          <w:fldChar w:fldCharType="begin"/>
        </w:r>
        <w:r w:rsidR="00EB21C3" w:rsidDel="007A7641">
          <w:rPr>
            <w:noProof/>
            <w:webHidden/>
          </w:rPr>
          <w:delInstrText xml:space="preserve"> PAGEREF _Toc527703661 \h </w:delInstrText>
        </w:r>
        <w:r w:rsidR="00EB21C3" w:rsidDel="007A7641">
          <w:rPr>
            <w:b w:val="0"/>
            <w:bCs w:val="0"/>
            <w:noProof/>
            <w:webHidden/>
          </w:rPr>
        </w:r>
        <w:r w:rsidR="00EB21C3" w:rsidDel="007A7641">
          <w:rPr>
            <w:b w:val="0"/>
            <w:bCs w:val="0"/>
            <w:noProof/>
            <w:webHidden/>
          </w:rPr>
          <w:fldChar w:fldCharType="separate"/>
        </w:r>
        <w:r w:rsidR="00856794" w:rsidDel="007A7641">
          <w:rPr>
            <w:noProof/>
            <w:webHidden/>
          </w:rPr>
          <w:delText>32</w:delText>
        </w:r>
        <w:r w:rsidR="00EB21C3" w:rsidDel="007A7641">
          <w:rPr>
            <w:b w:val="0"/>
            <w:bCs w:val="0"/>
            <w:noProof/>
            <w:webHidden/>
          </w:rPr>
          <w:fldChar w:fldCharType="end"/>
        </w:r>
        <w:r w:rsidDel="007A7641">
          <w:rPr>
            <w:b w:val="0"/>
            <w:bCs w:val="0"/>
            <w:noProof/>
          </w:rPr>
          <w:fldChar w:fldCharType="end"/>
        </w:r>
      </w:del>
    </w:p>
    <w:p w14:paraId="58DE37DA" w14:textId="0C49DBAB" w:rsidR="00F80297" w:rsidDel="007A7641" w:rsidRDefault="009E68EA" w:rsidP="00E279B8">
      <w:pPr>
        <w:rPr>
          <w:del w:id="201" w:author="Ryan G" w:date="2018-10-19T11:18:00Z"/>
          <w:noProof/>
        </w:rPr>
      </w:pPr>
      <w:del w:id="202" w:author="Ryan G" w:date="2018-10-19T11:18:00Z">
        <w:r w:rsidDel="007A7641">
          <w:rPr>
            <w:b/>
            <w:bCs/>
            <w:i/>
            <w:iCs/>
            <w:noProof/>
            <w:sz w:val="24"/>
            <w:szCs w:val="24"/>
          </w:rPr>
          <w:fldChar w:fldCharType="end"/>
        </w:r>
      </w:del>
    </w:p>
    <w:p w14:paraId="29061D54" w14:textId="77777777" w:rsidR="007A7641" w:rsidRDefault="007A7641">
      <w:pPr>
        <w:spacing w:after="240" w:line="252" w:lineRule="auto"/>
        <w:ind w:left="0" w:right="0"/>
        <w:rPr>
          <w:ins w:id="203" w:author="Ryan G" w:date="2018-10-19T11:17:00Z"/>
          <w:noProof/>
        </w:rPr>
      </w:pPr>
      <w:ins w:id="204" w:author="Ryan G" w:date="2018-10-19T11:17:00Z">
        <w:r>
          <w:rPr>
            <w:noProof/>
          </w:rPr>
          <w:br w:type="page"/>
        </w:r>
      </w:ins>
    </w:p>
    <w:p w14:paraId="140322B1" w14:textId="77777777" w:rsidR="007A7641" w:rsidRDefault="007A7641">
      <w:pPr>
        <w:spacing w:after="240" w:line="252" w:lineRule="auto"/>
        <w:ind w:left="0" w:right="0"/>
        <w:rPr>
          <w:ins w:id="205" w:author="Ryan G" w:date="2018-10-19T11:18:00Z"/>
          <w:noProof/>
        </w:rPr>
      </w:pPr>
    </w:p>
    <w:customXmlInsRangeStart w:id="206" w:author="Ryan G" w:date="2018-10-19T11:18:00Z"/>
    <w:sdt>
      <w:sdtPr>
        <w:rPr>
          <w:rFonts w:asciiTheme="minorHAnsi" w:eastAsiaTheme="minorEastAsia" w:hAnsiTheme="minorHAnsi" w:cstheme="minorBidi"/>
          <w:caps w:val="0"/>
          <w:color w:val="auto"/>
          <w:sz w:val="22"/>
          <w:szCs w:val="22"/>
        </w:rPr>
        <w:id w:val="1083027762"/>
        <w:docPartObj>
          <w:docPartGallery w:val="Table of Contents"/>
          <w:docPartUnique/>
        </w:docPartObj>
      </w:sdtPr>
      <w:sdtEndPr>
        <w:rPr>
          <w:b/>
          <w:bCs/>
          <w:noProof/>
        </w:rPr>
      </w:sdtEndPr>
      <w:sdtContent>
        <w:customXmlInsRangeEnd w:id="206"/>
        <w:p w14:paraId="58B52AE2" w14:textId="21F56D93" w:rsidR="007A7641" w:rsidRDefault="007A7641">
          <w:pPr>
            <w:pStyle w:val="TOCHeading"/>
            <w:rPr>
              <w:ins w:id="207" w:author="Ryan G" w:date="2018-10-19T11:18:00Z"/>
            </w:rPr>
          </w:pPr>
          <w:ins w:id="208" w:author="Ryan G" w:date="2018-10-19T11:18:00Z">
            <w:r>
              <w:t>Contents</w:t>
            </w:r>
          </w:ins>
        </w:p>
        <w:p w14:paraId="172BF106" w14:textId="35244016" w:rsidR="004F7819" w:rsidRDefault="007A7641">
          <w:pPr>
            <w:pStyle w:val="TOC1"/>
            <w:tabs>
              <w:tab w:val="right" w:leader="dot" w:pos="9350"/>
            </w:tabs>
            <w:rPr>
              <w:ins w:id="209" w:author="Ryan G" w:date="2018-10-19T11:22:00Z"/>
              <w:b w:val="0"/>
              <w:bCs w:val="0"/>
              <w:i w:val="0"/>
              <w:iCs w:val="0"/>
              <w:noProof/>
              <w:kern w:val="0"/>
              <w:sz w:val="22"/>
              <w:szCs w:val="22"/>
              <w:lang w:eastAsia="en-AU"/>
              <w14:ligatures w14:val="none"/>
            </w:rPr>
          </w:pPr>
          <w:ins w:id="210" w:author="Ryan G" w:date="2018-10-19T11:18:00Z">
            <w:r>
              <w:rPr>
                <w:noProof/>
              </w:rPr>
              <w:fldChar w:fldCharType="begin"/>
            </w:r>
            <w:r>
              <w:rPr>
                <w:noProof/>
              </w:rPr>
              <w:instrText xml:space="preserve"> TOC \o "1-3" \h \z \u </w:instrText>
            </w:r>
            <w:r>
              <w:rPr>
                <w:noProof/>
              </w:rPr>
              <w:fldChar w:fldCharType="separate"/>
            </w:r>
          </w:ins>
          <w:ins w:id="211" w:author="Ryan G" w:date="2018-10-19T11:22:00Z">
            <w:r w:rsidR="004F7819" w:rsidRPr="00CA0A82">
              <w:rPr>
                <w:rStyle w:val="Hyperlink"/>
                <w:noProof/>
              </w:rPr>
              <w:fldChar w:fldCharType="begin"/>
            </w:r>
            <w:r w:rsidR="004F7819" w:rsidRPr="00CA0A82">
              <w:rPr>
                <w:rStyle w:val="Hyperlink"/>
                <w:noProof/>
              </w:rPr>
              <w:instrText xml:space="preserve"> </w:instrText>
            </w:r>
            <w:r w:rsidR="004F7819">
              <w:rPr>
                <w:noProof/>
              </w:rPr>
              <w:instrText>HYPERLINK \l "_Toc527711464"</w:instrText>
            </w:r>
            <w:r w:rsidR="004F7819" w:rsidRPr="00CA0A82">
              <w:rPr>
                <w:rStyle w:val="Hyperlink"/>
                <w:noProof/>
              </w:rPr>
              <w:instrText xml:space="preserve"> </w:instrText>
            </w:r>
            <w:r w:rsidR="004F7819" w:rsidRPr="00CA0A82">
              <w:rPr>
                <w:rStyle w:val="Hyperlink"/>
                <w:noProof/>
              </w:rPr>
              <w:fldChar w:fldCharType="separate"/>
            </w:r>
            <w:r w:rsidR="004F7819" w:rsidRPr="00CA0A82">
              <w:rPr>
                <w:rStyle w:val="Hyperlink"/>
                <w:noProof/>
              </w:rPr>
              <w:t>VERSION HISTORY</w:t>
            </w:r>
            <w:r w:rsidR="004F7819">
              <w:rPr>
                <w:noProof/>
                <w:webHidden/>
              </w:rPr>
              <w:tab/>
            </w:r>
            <w:r w:rsidR="004F7819">
              <w:rPr>
                <w:noProof/>
                <w:webHidden/>
              </w:rPr>
              <w:fldChar w:fldCharType="begin"/>
            </w:r>
            <w:r w:rsidR="004F7819">
              <w:rPr>
                <w:noProof/>
                <w:webHidden/>
              </w:rPr>
              <w:instrText xml:space="preserve"> PAGEREF _Toc527711464 \h </w:instrText>
            </w:r>
          </w:ins>
          <w:r w:rsidR="004F7819">
            <w:rPr>
              <w:noProof/>
              <w:webHidden/>
            </w:rPr>
          </w:r>
          <w:r w:rsidR="004F7819">
            <w:rPr>
              <w:noProof/>
              <w:webHidden/>
            </w:rPr>
            <w:fldChar w:fldCharType="separate"/>
          </w:r>
          <w:ins w:id="212" w:author="Ryan G" w:date="2018-10-19T11:22:00Z">
            <w:r w:rsidR="004F7819">
              <w:rPr>
                <w:noProof/>
                <w:webHidden/>
              </w:rPr>
              <w:t>1</w:t>
            </w:r>
            <w:r w:rsidR="004F7819">
              <w:rPr>
                <w:noProof/>
                <w:webHidden/>
              </w:rPr>
              <w:fldChar w:fldCharType="end"/>
            </w:r>
            <w:r w:rsidR="004F7819" w:rsidRPr="00CA0A82">
              <w:rPr>
                <w:rStyle w:val="Hyperlink"/>
                <w:noProof/>
              </w:rPr>
              <w:fldChar w:fldCharType="end"/>
            </w:r>
          </w:ins>
        </w:p>
        <w:p w14:paraId="0BCA36B2" w14:textId="2297F300" w:rsidR="004F7819" w:rsidRDefault="004F7819">
          <w:pPr>
            <w:pStyle w:val="TOC1"/>
            <w:tabs>
              <w:tab w:val="right" w:leader="dot" w:pos="9350"/>
            </w:tabs>
            <w:rPr>
              <w:ins w:id="213" w:author="Ryan G" w:date="2018-10-19T11:22:00Z"/>
              <w:b w:val="0"/>
              <w:bCs w:val="0"/>
              <w:i w:val="0"/>
              <w:iCs w:val="0"/>
              <w:noProof/>
              <w:kern w:val="0"/>
              <w:sz w:val="22"/>
              <w:szCs w:val="22"/>
              <w:lang w:eastAsia="en-AU"/>
              <w14:ligatures w14:val="none"/>
            </w:rPr>
          </w:pPr>
          <w:ins w:id="21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"_Toc527711465"</w:instrText>
            </w:r>
            <w:r w:rsidRPr="00CA0A82">
              <w:rPr>
                <w:rStyle w:val="Hyperlink"/>
                <w:noProof/>
              </w:rPr>
              <w:instrText xml:space="preserve"> </w:instrText>
            </w:r>
            <w:r w:rsidRPr="00CA0A82">
              <w:rPr>
                <w:rStyle w:val="Hyperlink"/>
                <w:noProof/>
              </w:rPr>
              <w:fldChar w:fldCharType="separate"/>
            </w:r>
            <w:r w:rsidRPr="00CA0A82">
              <w:rPr>
                <w:rStyle w:val="Hyperlink"/>
                <w:noProof/>
              </w:rPr>
              <w:t>MEMBERS CONTRIBUTION STATEMENT</w:t>
            </w:r>
            <w:r>
              <w:rPr>
                <w:noProof/>
                <w:webHidden/>
              </w:rPr>
              <w:tab/>
            </w:r>
            <w:r>
              <w:rPr>
                <w:noProof/>
                <w:webHidden/>
              </w:rPr>
              <w:fldChar w:fldCharType="begin"/>
            </w:r>
            <w:r>
              <w:rPr>
                <w:noProof/>
                <w:webHidden/>
              </w:rPr>
              <w:instrText xml:space="preserve"> PAGEREF _Toc527711465 \h </w:instrText>
            </w:r>
          </w:ins>
          <w:r>
            <w:rPr>
              <w:noProof/>
              <w:webHidden/>
            </w:rPr>
          </w:r>
          <w:r>
            <w:rPr>
              <w:noProof/>
              <w:webHidden/>
            </w:rPr>
            <w:fldChar w:fldCharType="separate"/>
          </w:r>
          <w:ins w:id="215" w:author="Ryan G" w:date="2018-10-19T11:22:00Z">
            <w:r>
              <w:rPr>
                <w:noProof/>
                <w:webHidden/>
              </w:rPr>
              <w:t>1</w:t>
            </w:r>
            <w:r>
              <w:rPr>
                <w:noProof/>
                <w:webHidden/>
              </w:rPr>
              <w:fldChar w:fldCharType="end"/>
            </w:r>
            <w:r w:rsidRPr="00CA0A82">
              <w:rPr>
                <w:rStyle w:val="Hyperlink"/>
                <w:noProof/>
              </w:rPr>
              <w:fldChar w:fldCharType="end"/>
            </w:r>
          </w:ins>
        </w:p>
        <w:p w14:paraId="67A0F106" w14:textId="471E444A" w:rsidR="004F7819" w:rsidRDefault="004F7819">
          <w:pPr>
            <w:pStyle w:val="TOC1"/>
            <w:tabs>
              <w:tab w:val="right" w:leader="dot" w:pos="9350"/>
            </w:tabs>
            <w:rPr>
              <w:ins w:id="216" w:author="Ryan G" w:date="2018-10-19T11:22:00Z"/>
              <w:b w:val="0"/>
              <w:bCs w:val="0"/>
              <w:i w:val="0"/>
              <w:iCs w:val="0"/>
              <w:noProof/>
              <w:kern w:val="0"/>
              <w:sz w:val="22"/>
              <w:szCs w:val="22"/>
              <w:lang w:eastAsia="en-AU"/>
              <w14:ligatures w14:val="none"/>
            </w:rPr>
          </w:pPr>
          <w:ins w:id="21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"_Toc527711466"</w:instrText>
            </w:r>
            <w:r w:rsidRPr="00CA0A82">
              <w:rPr>
                <w:rStyle w:val="Hyperlink"/>
                <w:noProof/>
              </w:rPr>
              <w:instrText xml:space="preserve"> </w:instrText>
            </w:r>
            <w:r w:rsidRPr="00CA0A82">
              <w:rPr>
                <w:rStyle w:val="Hyperlink"/>
                <w:noProof/>
              </w:rPr>
              <w:fldChar w:fldCharType="separate"/>
            </w:r>
            <w:r w:rsidRPr="00CA0A82">
              <w:rPr>
                <w:rStyle w:val="Hyperlink"/>
                <w:noProof/>
              </w:rPr>
              <w:t>EXECUTIVE SUMMARY</w:t>
            </w:r>
            <w:r>
              <w:rPr>
                <w:noProof/>
                <w:webHidden/>
              </w:rPr>
              <w:tab/>
            </w:r>
            <w:r>
              <w:rPr>
                <w:noProof/>
                <w:webHidden/>
              </w:rPr>
              <w:fldChar w:fldCharType="begin"/>
            </w:r>
            <w:r>
              <w:rPr>
                <w:noProof/>
                <w:webHidden/>
              </w:rPr>
              <w:instrText xml:space="preserve"> PAGEREF _Toc527711466 \h </w:instrText>
            </w:r>
          </w:ins>
          <w:r>
            <w:rPr>
              <w:noProof/>
              <w:webHidden/>
            </w:rPr>
          </w:r>
          <w:r>
            <w:rPr>
              <w:noProof/>
              <w:webHidden/>
            </w:rPr>
            <w:fldChar w:fldCharType="separate"/>
          </w:r>
          <w:ins w:id="218" w:author="Ryan G" w:date="2018-10-19T11:22:00Z">
            <w:r>
              <w:rPr>
                <w:noProof/>
                <w:webHidden/>
              </w:rPr>
              <w:t>5</w:t>
            </w:r>
            <w:r>
              <w:rPr>
                <w:noProof/>
                <w:webHidden/>
              </w:rPr>
              <w:fldChar w:fldCharType="end"/>
            </w:r>
            <w:r w:rsidRPr="00CA0A82">
              <w:rPr>
                <w:rStyle w:val="Hyperlink"/>
                <w:noProof/>
              </w:rPr>
              <w:fldChar w:fldCharType="end"/>
            </w:r>
          </w:ins>
        </w:p>
        <w:p w14:paraId="244B7362" w14:textId="1762E762" w:rsidR="004F7819" w:rsidRDefault="004F7819">
          <w:pPr>
            <w:pStyle w:val="TOC1"/>
            <w:tabs>
              <w:tab w:val="right" w:leader="dot" w:pos="9350"/>
            </w:tabs>
            <w:rPr>
              <w:ins w:id="219" w:author="Ryan G" w:date="2018-10-19T11:22:00Z"/>
              <w:b w:val="0"/>
              <w:bCs w:val="0"/>
              <w:i w:val="0"/>
              <w:iCs w:val="0"/>
              <w:noProof/>
              <w:kern w:val="0"/>
              <w:sz w:val="22"/>
              <w:szCs w:val="22"/>
              <w:lang w:eastAsia="en-AU"/>
              <w14:ligatures w14:val="none"/>
            </w:rPr>
          </w:pPr>
          <w:ins w:id="220"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"_Toc527711467"</w:instrText>
            </w:r>
            <w:r w:rsidRPr="00CA0A82">
              <w:rPr>
                <w:rStyle w:val="Hyperlink"/>
                <w:noProof/>
              </w:rPr>
              <w:instrText xml:space="preserve"> </w:instrText>
            </w:r>
            <w:r w:rsidRPr="00CA0A82">
              <w:rPr>
                <w:rStyle w:val="Hyperlink"/>
                <w:noProof/>
              </w:rPr>
              <w:fldChar w:fldCharType="separate"/>
            </w:r>
            <w:r w:rsidRPr="00CA0A82">
              <w:rPr>
                <w:rStyle w:val="Hyperlink"/>
                <w:noProof/>
              </w:rPr>
              <w:t>METHODOLOGY</w:t>
            </w:r>
            <w:r>
              <w:rPr>
                <w:noProof/>
                <w:webHidden/>
              </w:rPr>
              <w:tab/>
            </w:r>
            <w:r>
              <w:rPr>
                <w:noProof/>
                <w:webHidden/>
              </w:rPr>
              <w:fldChar w:fldCharType="begin"/>
            </w:r>
            <w:r>
              <w:rPr>
                <w:noProof/>
                <w:webHidden/>
              </w:rPr>
              <w:instrText xml:space="preserve"> PAGEREF _Toc527711467 \h </w:instrText>
            </w:r>
          </w:ins>
          <w:r>
            <w:rPr>
              <w:noProof/>
              <w:webHidden/>
            </w:rPr>
          </w:r>
          <w:r>
            <w:rPr>
              <w:noProof/>
              <w:webHidden/>
            </w:rPr>
            <w:fldChar w:fldCharType="separate"/>
          </w:r>
          <w:ins w:id="221" w:author="Ryan G" w:date="2018-10-19T11:22:00Z">
            <w:r>
              <w:rPr>
                <w:noProof/>
                <w:webHidden/>
              </w:rPr>
              <w:t>7</w:t>
            </w:r>
            <w:r>
              <w:rPr>
                <w:noProof/>
                <w:webHidden/>
              </w:rPr>
              <w:fldChar w:fldCharType="end"/>
            </w:r>
            <w:r w:rsidRPr="00CA0A82">
              <w:rPr>
                <w:rStyle w:val="Hyperlink"/>
                <w:noProof/>
              </w:rPr>
              <w:fldChar w:fldCharType="end"/>
            </w:r>
          </w:ins>
        </w:p>
        <w:p w14:paraId="7D964845" w14:textId="63E1F065" w:rsidR="004F7819" w:rsidRDefault="004F7819">
          <w:pPr>
            <w:pStyle w:val="TOC2"/>
            <w:tabs>
              <w:tab w:val="right" w:leader="dot" w:pos="9350"/>
            </w:tabs>
            <w:rPr>
              <w:ins w:id="222" w:author="Ryan G" w:date="2018-10-19T11:22:00Z"/>
              <w:b w:val="0"/>
              <w:bCs w:val="0"/>
              <w:noProof/>
              <w:kern w:val="0"/>
              <w:lang w:eastAsia="en-AU"/>
              <w14:ligatures w14:val="none"/>
            </w:rPr>
          </w:pPr>
          <w:ins w:id="22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"_Toc527711468"</w:instrText>
            </w:r>
            <w:r w:rsidRPr="00CA0A82">
              <w:rPr>
                <w:rStyle w:val="Hyperlink"/>
                <w:noProof/>
              </w:rPr>
              <w:instrText xml:space="preserve"> </w:instrText>
            </w:r>
            <w:r w:rsidRPr="00CA0A82">
              <w:rPr>
                <w:rStyle w:val="Hyperlink"/>
                <w:noProof/>
              </w:rPr>
              <w:fldChar w:fldCharType="separate"/>
            </w:r>
            <w:r w:rsidRPr="00CA0A82">
              <w:rPr>
                <w:rStyle w:val="Hyperlink"/>
                <w:noProof/>
                <w:lang w:val="en-US"/>
              </w:rPr>
              <w:t>METHODOLOGY STATEMENT</w:t>
            </w:r>
            <w:r>
              <w:rPr>
                <w:noProof/>
                <w:webHidden/>
              </w:rPr>
              <w:tab/>
            </w:r>
            <w:r>
              <w:rPr>
                <w:noProof/>
                <w:webHidden/>
              </w:rPr>
              <w:fldChar w:fldCharType="begin"/>
            </w:r>
            <w:r>
              <w:rPr>
                <w:noProof/>
                <w:webHidden/>
              </w:rPr>
              <w:instrText xml:space="preserve"> PAGEREF _Toc527711468 \h </w:instrText>
            </w:r>
          </w:ins>
          <w:r>
            <w:rPr>
              <w:noProof/>
              <w:webHidden/>
            </w:rPr>
          </w:r>
          <w:r>
            <w:rPr>
              <w:noProof/>
              <w:webHidden/>
            </w:rPr>
            <w:fldChar w:fldCharType="separate"/>
          </w:r>
          <w:ins w:id="224" w:author="Ryan G" w:date="2018-10-19T11:22:00Z">
            <w:r>
              <w:rPr>
                <w:noProof/>
                <w:webHidden/>
              </w:rPr>
              <w:t>7</w:t>
            </w:r>
            <w:r>
              <w:rPr>
                <w:noProof/>
                <w:webHidden/>
              </w:rPr>
              <w:fldChar w:fldCharType="end"/>
            </w:r>
            <w:r w:rsidRPr="00CA0A82">
              <w:rPr>
                <w:rStyle w:val="Hyperlink"/>
                <w:noProof/>
              </w:rPr>
              <w:fldChar w:fldCharType="end"/>
            </w:r>
          </w:ins>
        </w:p>
        <w:p w14:paraId="095F7ED3" w14:textId="536BF4B3" w:rsidR="004F7819" w:rsidRDefault="004F7819">
          <w:pPr>
            <w:pStyle w:val="TOC2"/>
            <w:tabs>
              <w:tab w:val="right" w:leader="dot" w:pos="9350"/>
            </w:tabs>
            <w:rPr>
              <w:ins w:id="225" w:author="Ryan G" w:date="2018-10-19T11:22:00Z"/>
              <w:b w:val="0"/>
              <w:bCs w:val="0"/>
              <w:noProof/>
              <w:kern w:val="0"/>
              <w:lang w:eastAsia="en-AU"/>
              <w14:ligatures w14:val="none"/>
            </w:rPr>
          </w:pPr>
          <w:ins w:id="22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"_Toc527711469"</w:instrText>
            </w:r>
            <w:r w:rsidRPr="00CA0A82">
              <w:rPr>
                <w:rStyle w:val="Hyperlink"/>
                <w:noProof/>
              </w:rPr>
              <w:instrText xml:space="preserve"> </w:instrText>
            </w:r>
            <w:r w:rsidRPr="00CA0A82">
              <w:rPr>
                <w:rStyle w:val="Hyperlink"/>
                <w:noProof/>
              </w:rPr>
              <w:fldChar w:fldCharType="separate"/>
            </w:r>
            <w:r w:rsidRPr="00CA0A82">
              <w:rPr>
                <w:rStyle w:val="Hyperlink"/>
                <w:noProof/>
                <w:lang w:val="en-US"/>
              </w:rPr>
              <w:t>JUSTIFICTIONS</w:t>
            </w:r>
            <w:r>
              <w:rPr>
                <w:noProof/>
                <w:webHidden/>
              </w:rPr>
              <w:tab/>
            </w:r>
            <w:r>
              <w:rPr>
                <w:noProof/>
                <w:webHidden/>
              </w:rPr>
              <w:fldChar w:fldCharType="begin"/>
            </w:r>
            <w:r>
              <w:rPr>
                <w:noProof/>
                <w:webHidden/>
              </w:rPr>
              <w:instrText xml:space="preserve"> PAGEREF _Toc527711469 \h </w:instrText>
            </w:r>
          </w:ins>
          <w:r>
            <w:rPr>
              <w:noProof/>
              <w:webHidden/>
            </w:rPr>
          </w:r>
          <w:r>
            <w:rPr>
              <w:noProof/>
              <w:webHidden/>
            </w:rPr>
            <w:fldChar w:fldCharType="separate"/>
          </w:r>
          <w:ins w:id="227" w:author="Ryan G" w:date="2018-10-19T11:22:00Z">
            <w:r>
              <w:rPr>
                <w:noProof/>
                <w:webHidden/>
              </w:rPr>
              <w:t>7</w:t>
            </w:r>
            <w:r>
              <w:rPr>
                <w:noProof/>
                <w:webHidden/>
              </w:rPr>
              <w:fldChar w:fldCharType="end"/>
            </w:r>
            <w:r w:rsidRPr="00CA0A82">
              <w:rPr>
                <w:rStyle w:val="Hyperlink"/>
                <w:noProof/>
              </w:rPr>
              <w:fldChar w:fldCharType="end"/>
            </w:r>
          </w:ins>
        </w:p>
        <w:p w14:paraId="2F910C97" w14:textId="4C181FB1" w:rsidR="004F7819" w:rsidRDefault="004F7819">
          <w:pPr>
            <w:pStyle w:val="TOC2"/>
            <w:tabs>
              <w:tab w:val="right" w:leader="dot" w:pos="9350"/>
            </w:tabs>
            <w:rPr>
              <w:ins w:id="228" w:author="Ryan G" w:date="2018-10-19T11:22:00Z"/>
              <w:b w:val="0"/>
              <w:bCs w:val="0"/>
              <w:noProof/>
              <w:kern w:val="0"/>
              <w:lang w:eastAsia="en-AU"/>
              <w14:ligatures w14:val="none"/>
            </w:rPr>
          </w:pPr>
          <w:ins w:id="22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"_Toc527711470"</w:instrText>
            </w:r>
            <w:r w:rsidRPr="00CA0A82">
              <w:rPr>
                <w:rStyle w:val="Hyperlink"/>
                <w:noProof/>
              </w:rPr>
              <w:instrText xml:space="preserve"> </w:instrText>
            </w:r>
            <w:r w:rsidRPr="00CA0A82">
              <w:rPr>
                <w:rStyle w:val="Hyperlink"/>
                <w:noProof/>
              </w:rPr>
              <w:fldChar w:fldCharType="separate"/>
            </w:r>
            <w:r w:rsidRPr="00CA0A82">
              <w:rPr>
                <w:rStyle w:val="Hyperlink"/>
                <w:noProof/>
                <w:lang w:val="en-US"/>
              </w:rPr>
              <w:t>DISCUSSIONS</w:t>
            </w:r>
            <w:r>
              <w:rPr>
                <w:noProof/>
                <w:webHidden/>
              </w:rPr>
              <w:tab/>
            </w:r>
            <w:r>
              <w:rPr>
                <w:noProof/>
                <w:webHidden/>
              </w:rPr>
              <w:fldChar w:fldCharType="begin"/>
            </w:r>
            <w:r>
              <w:rPr>
                <w:noProof/>
                <w:webHidden/>
              </w:rPr>
              <w:instrText xml:space="preserve"> PAGEREF _Toc527711470 \h </w:instrText>
            </w:r>
          </w:ins>
          <w:r>
            <w:rPr>
              <w:noProof/>
              <w:webHidden/>
            </w:rPr>
          </w:r>
          <w:r>
            <w:rPr>
              <w:noProof/>
              <w:webHidden/>
            </w:rPr>
            <w:fldChar w:fldCharType="separate"/>
          </w:r>
          <w:ins w:id="230" w:author="Ryan G" w:date="2018-10-19T11:22:00Z">
            <w:r>
              <w:rPr>
                <w:noProof/>
                <w:webHidden/>
              </w:rPr>
              <w:t>7</w:t>
            </w:r>
            <w:r>
              <w:rPr>
                <w:noProof/>
                <w:webHidden/>
              </w:rPr>
              <w:fldChar w:fldCharType="end"/>
            </w:r>
            <w:r w:rsidRPr="00CA0A82">
              <w:rPr>
                <w:rStyle w:val="Hyperlink"/>
                <w:noProof/>
              </w:rPr>
              <w:fldChar w:fldCharType="end"/>
            </w:r>
          </w:ins>
        </w:p>
        <w:p w14:paraId="6A9CCF93" w14:textId="7B3684F7" w:rsidR="004F7819" w:rsidRDefault="004F7819">
          <w:pPr>
            <w:pStyle w:val="TOC1"/>
            <w:tabs>
              <w:tab w:val="right" w:leader="dot" w:pos="9350"/>
            </w:tabs>
            <w:rPr>
              <w:ins w:id="231" w:author="Ryan G" w:date="2018-10-19T11:22:00Z"/>
              <w:b w:val="0"/>
              <w:bCs w:val="0"/>
              <w:i w:val="0"/>
              <w:iCs w:val="0"/>
              <w:noProof/>
              <w:kern w:val="0"/>
              <w:sz w:val="22"/>
              <w:szCs w:val="22"/>
              <w:lang w:eastAsia="en-AU"/>
              <w14:ligatures w14:val="none"/>
            </w:rPr>
          </w:pPr>
          <w:ins w:id="23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"_Toc527711471"</w:instrText>
            </w:r>
            <w:r w:rsidRPr="00CA0A82">
              <w:rPr>
                <w:rStyle w:val="Hyperlink"/>
                <w:noProof/>
              </w:rPr>
              <w:instrText xml:space="preserve"> </w:instrText>
            </w:r>
            <w:r w:rsidRPr="00CA0A82">
              <w:rPr>
                <w:rStyle w:val="Hyperlink"/>
                <w:noProof/>
              </w:rPr>
              <w:fldChar w:fldCharType="separate"/>
            </w:r>
            <w:r w:rsidRPr="00CA0A82">
              <w:rPr>
                <w:rStyle w:val="Hyperlink"/>
                <w:noProof/>
              </w:rPr>
              <w:t>PROJECT PROCESS</w:t>
            </w:r>
            <w:r>
              <w:rPr>
                <w:noProof/>
                <w:webHidden/>
              </w:rPr>
              <w:tab/>
            </w:r>
            <w:r>
              <w:rPr>
                <w:noProof/>
                <w:webHidden/>
              </w:rPr>
              <w:fldChar w:fldCharType="begin"/>
            </w:r>
            <w:r>
              <w:rPr>
                <w:noProof/>
                <w:webHidden/>
              </w:rPr>
              <w:instrText xml:space="preserve"> PAGEREF _Toc527711471 \h </w:instrText>
            </w:r>
          </w:ins>
          <w:r>
            <w:rPr>
              <w:noProof/>
              <w:webHidden/>
            </w:rPr>
          </w:r>
          <w:r>
            <w:rPr>
              <w:noProof/>
              <w:webHidden/>
            </w:rPr>
            <w:fldChar w:fldCharType="separate"/>
          </w:r>
          <w:ins w:id="233" w:author="Ryan G" w:date="2018-10-19T11:22:00Z">
            <w:r>
              <w:rPr>
                <w:noProof/>
                <w:webHidden/>
              </w:rPr>
              <w:t>8</w:t>
            </w:r>
            <w:r>
              <w:rPr>
                <w:noProof/>
                <w:webHidden/>
              </w:rPr>
              <w:fldChar w:fldCharType="end"/>
            </w:r>
            <w:r w:rsidRPr="00CA0A82">
              <w:rPr>
                <w:rStyle w:val="Hyperlink"/>
                <w:noProof/>
              </w:rPr>
              <w:fldChar w:fldCharType="end"/>
            </w:r>
          </w:ins>
        </w:p>
        <w:p w14:paraId="1CD428A0" w14:textId="79B4A7A1" w:rsidR="004F7819" w:rsidRDefault="004F7819">
          <w:pPr>
            <w:pStyle w:val="TOC2"/>
            <w:tabs>
              <w:tab w:val="right" w:leader="dot" w:pos="9350"/>
            </w:tabs>
            <w:rPr>
              <w:ins w:id="234" w:author="Ryan G" w:date="2018-10-19T11:22:00Z"/>
              <w:b w:val="0"/>
              <w:bCs w:val="0"/>
              <w:noProof/>
              <w:kern w:val="0"/>
              <w:lang w:eastAsia="en-AU"/>
              <w14:ligatures w14:val="none"/>
            </w:rPr>
          </w:pPr>
          <w:ins w:id="23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"_Toc527711472"</w:instrText>
            </w:r>
            <w:r w:rsidRPr="00CA0A82">
              <w:rPr>
                <w:rStyle w:val="Hyperlink"/>
                <w:noProof/>
              </w:rPr>
              <w:instrText xml:space="preserve"> </w:instrText>
            </w:r>
            <w:r w:rsidRPr="00CA0A82">
              <w:rPr>
                <w:rStyle w:val="Hyperlink"/>
                <w:noProof/>
              </w:rPr>
              <w:fldChar w:fldCharType="separate"/>
            </w:r>
            <w:r w:rsidRPr="00CA0A82">
              <w:rPr>
                <w:rStyle w:val="Hyperlink"/>
                <w:noProof/>
              </w:rPr>
              <w:t>TEAM ORGANISATION</w:t>
            </w:r>
            <w:r>
              <w:rPr>
                <w:noProof/>
                <w:webHidden/>
              </w:rPr>
              <w:tab/>
            </w:r>
            <w:r>
              <w:rPr>
                <w:noProof/>
                <w:webHidden/>
              </w:rPr>
              <w:fldChar w:fldCharType="begin"/>
            </w:r>
            <w:r>
              <w:rPr>
                <w:noProof/>
                <w:webHidden/>
              </w:rPr>
              <w:instrText xml:space="preserve"> PAGEREF _Toc527711472 \h </w:instrText>
            </w:r>
          </w:ins>
          <w:r>
            <w:rPr>
              <w:noProof/>
              <w:webHidden/>
            </w:rPr>
          </w:r>
          <w:r>
            <w:rPr>
              <w:noProof/>
              <w:webHidden/>
            </w:rPr>
            <w:fldChar w:fldCharType="separate"/>
          </w:r>
          <w:ins w:id="236" w:author="Ryan G" w:date="2018-10-19T11:22:00Z">
            <w:r>
              <w:rPr>
                <w:noProof/>
                <w:webHidden/>
              </w:rPr>
              <w:t>8</w:t>
            </w:r>
            <w:r>
              <w:rPr>
                <w:noProof/>
                <w:webHidden/>
              </w:rPr>
              <w:fldChar w:fldCharType="end"/>
            </w:r>
            <w:r w:rsidRPr="00CA0A82">
              <w:rPr>
                <w:rStyle w:val="Hyperlink"/>
                <w:noProof/>
              </w:rPr>
              <w:fldChar w:fldCharType="end"/>
            </w:r>
          </w:ins>
        </w:p>
        <w:p w14:paraId="12273D06" w14:textId="3A721183" w:rsidR="004F7819" w:rsidRDefault="004F7819">
          <w:pPr>
            <w:pStyle w:val="TOC2"/>
            <w:tabs>
              <w:tab w:val="right" w:leader="dot" w:pos="9350"/>
            </w:tabs>
            <w:rPr>
              <w:ins w:id="237" w:author="Ryan G" w:date="2018-10-19T11:22:00Z"/>
              <w:b w:val="0"/>
              <w:bCs w:val="0"/>
              <w:noProof/>
              <w:kern w:val="0"/>
              <w:lang w:eastAsia="en-AU"/>
              <w14:ligatures w14:val="none"/>
            </w:rPr>
          </w:pPr>
          <w:ins w:id="23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"_Toc527711473"</w:instrText>
            </w:r>
            <w:r w:rsidRPr="00CA0A82">
              <w:rPr>
                <w:rStyle w:val="Hyperlink"/>
                <w:noProof/>
              </w:rPr>
              <w:instrText xml:space="preserve"> </w:instrText>
            </w:r>
            <w:r w:rsidRPr="00CA0A82">
              <w:rPr>
                <w:rStyle w:val="Hyperlink"/>
                <w:noProof/>
              </w:rPr>
              <w:fldChar w:fldCharType="separate"/>
            </w:r>
            <w:r w:rsidRPr="00CA0A82">
              <w:rPr>
                <w:rStyle w:val="Hyperlink"/>
                <w:noProof/>
              </w:rPr>
              <w:t>TEAM STRUCTURE AND ROLES</w:t>
            </w:r>
            <w:r>
              <w:rPr>
                <w:noProof/>
                <w:webHidden/>
              </w:rPr>
              <w:tab/>
            </w:r>
            <w:r>
              <w:rPr>
                <w:noProof/>
                <w:webHidden/>
              </w:rPr>
              <w:fldChar w:fldCharType="begin"/>
            </w:r>
            <w:r>
              <w:rPr>
                <w:noProof/>
                <w:webHidden/>
              </w:rPr>
              <w:instrText xml:space="preserve"> PAGEREF _Toc527711473 \h </w:instrText>
            </w:r>
          </w:ins>
          <w:r>
            <w:rPr>
              <w:noProof/>
              <w:webHidden/>
            </w:rPr>
          </w:r>
          <w:r>
            <w:rPr>
              <w:noProof/>
              <w:webHidden/>
            </w:rPr>
            <w:fldChar w:fldCharType="separate"/>
          </w:r>
          <w:ins w:id="239" w:author="Ryan G" w:date="2018-10-19T11:22:00Z">
            <w:r>
              <w:rPr>
                <w:noProof/>
                <w:webHidden/>
              </w:rPr>
              <w:t>8</w:t>
            </w:r>
            <w:r>
              <w:rPr>
                <w:noProof/>
                <w:webHidden/>
              </w:rPr>
              <w:fldChar w:fldCharType="end"/>
            </w:r>
            <w:r w:rsidRPr="00CA0A82">
              <w:rPr>
                <w:rStyle w:val="Hyperlink"/>
                <w:noProof/>
              </w:rPr>
              <w:fldChar w:fldCharType="end"/>
            </w:r>
          </w:ins>
        </w:p>
        <w:p w14:paraId="065CB9D1" w14:textId="5609DD2A" w:rsidR="004F7819" w:rsidRDefault="004F7819">
          <w:pPr>
            <w:pStyle w:val="TOC2"/>
            <w:tabs>
              <w:tab w:val="right" w:leader="dot" w:pos="9350"/>
            </w:tabs>
            <w:rPr>
              <w:ins w:id="240" w:author="Ryan G" w:date="2018-10-19T11:22:00Z"/>
              <w:b w:val="0"/>
              <w:bCs w:val="0"/>
              <w:noProof/>
              <w:kern w:val="0"/>
              <w:lang w:eastAsia="en-AU"/>
              <w14:ligatures w14:val="none"/>
            </w:rPr>
          </w:pPr>
          <w:ins w:id="24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"_Toc527711474"</w:instrText>
            </w:r>
            <w:r w:rsidRPr="00CA0A82">
              <w:rPr>
                <w:rStyle w:val="Hyperlink"/>
                <w:noProof/>
              </w:rPr>
              <w:instrText xml:space="preserve"> </w:instrText>
            </w:r>
            <w:r w:rsidRPr="00CA0A82">
              <w:rPr>
                <w:rStyle w:val="Hyperlink"/>
                <w:noProof/>
              </w:rPr>
              <w:fldChar w:fldCharType="separate"/>
            </w:r>
            <w:r w:rsidRPr="00CA0A82">
              <w:rPr>
                <w:rStyle w:val="Hyperlink"/>
                <w:noProof/>
              </w:rPr>
              <w:t>COMMUNICATION AND MEETINGS</w:t>
            </w:r>
            <w:r>
              <w:rPr>
                <w:noProof/>
                <w:webHidden/>
              </w:rPr>
              <w:tab/>
            </w:r>
            <w:r>
              <w:rPr>
                <w:noProof/>
                <w:webHidden/>
              </w:rPr>
              <w:fldChar w:fldCharType="begin"/>
            </w:r>
            <w:r>
              <w:rPr>
                <w:noProof/>
                <w:webHidden/>
              </w:rPr>
              <w:instrText xml:space="preserve"> PAGEREF _Toc527711474 \h </w:instrText>
            </w:r>
          </w:ins>
          <w:r>
            <w:rPr>
              <w:noProof/>
              <w:webHidden/>
            </w:rPr>
          </w:r>
          <w:r>
            <w:rPr>
              <w:noProof/>
              <w:webHidden/>
            </w:rPr>
            <w:fldChar w:fldCharType="separate"/>
          </w:r>
          <w:ins w:id="242" w:author="Ryan G" w:date="2018-10-19T11:22:00Z">
            <w:r>
              <w:rPr>
                <w:noProof/>
                <w:webHidden/>
              </w:rPr>
              <w:t>8</w:t>
            </w:r>
            <w:r>
              <w:rPr>
                <w:noProof/>
                <w:webHidden/>
              </w:rPr>
              <w:fldChar w:fldCharType="end"/>
            </w:r>
            <w:r w:rsidRPr="00CA0A82">
              <w:rPr>
                <w:rStyle w:val="Hyperlink"/>
                <w:noProof/>
              </w:rPr>
              <w:fldChar w:fldCharType="end"/>
            </w:r>
          </w:ins>
        </w:p>
        <w:p w14:paraId="2E5147F7" w14:textId="11F04BA6" w:rsidR="004F7819" w:rsidRDefault="004F7819">
          <w:pPr>
            <w:pStyle w:val="TOC2"/>
            <w:tabs>
              <w:tab w:val="right" w:leader="dot" w:pos="9350"/>
            </w:tabs>
            <w:rPr>
              <w:ins w:id="243" w:author="Ryan G" w:date="2018-10-19T11:22:00Z"/>
              <w:b w:val="0"/>
              <w:bCs w:val="0"/>
              <w:noProof/>
              <w:kern w:val="0"/>
              <w:lang w:eastAsia="en-AU"/>
              <w14:ligatures w14:val="none"/>
            </w:rPr>
          </w:pPr>
          <w:ins w:id="24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"_Toc527711475"</w:instrText>
            </w:r>
            <w:r w:rsidRPr="00CA0A82">
              <w:rPr>
                <w:rStyle w:val="Hyperlink"/>
                <w:noProof/>
              </w:rPr>
              <w:instrText xml:space="preserve"> </w:instrText>
            </w:r>
            <w:r w:rsidRPr="00CA0A82">
              <w:rPr>
                <w:rStyle w:val="Hyperlink"/>
                <w:noProof/>
              </w:rPr>
              <w:fldChar w:fldCharType="separate"/>
            </w:r>
            <w:r w:rsidRPr="00CA0A82">
              <w:rPr>
                <w:rStyle w:val="Hyperlink"/>
                <w:noProof/>
              </w:rPr>
              <w:t>DOCUMENTATION</w:t>
            </w:r>
            <w:r>
              <w:rPr>
                <w:noProof/>
                <w:webHidden/>
              </w:rPr>
              <w:tab/>
            </w:r>
            <w:r>
              <w:rPr>
                <w:noProof/>
                <w:webHidden/>
              </w:rPr>
              <w:fldChar w:fldCharType="begin"/>
            </w:r>
            <w:r>
              <w:rPr>
                <w:noProof/>
                <w:webHidden/>
              </w:rPr>
              <w:instrText xml:space="preserve"> PAGEREF _Toc527711475 \h </w:instrText>
            </w:r>
          </w:ins>
          <w:r>
            <w:rPr>
              <w:noProof/>
              <w:webHidden/>
            </w:rPr>
          </w:r>
          <w:r>
            <w:rPr>
              <w:noProof/>
              <w:webHidden/>
            </w:rPr>
            <w:fldChar w:fldCharType="separate"/>
          </w:r>
          <w:ins w:id="245" w:author="Ryan G" w:date="2018-10-19T11:22:00Z">
            <w:r>
              <w:rPr>
                <w:noProof/>
                <w:webHidden/>
              </w:rPr>
              <w:t>9</w:t>
            </w:r>
            <w:r>
              <w:rPr>
                <w:noProof/>
                <w:webHidden/>
              </w:rPr>
              <w:fldChar w:fldCharType="end"/>
            </w:r>
            <w:r w:rsidRPr="00CA0A82">
              <w:rPr>
                <w:rStyle w:val="Hyperlink"/>
                <w:noProof/>
              </w:rPr>
              <w:fldChar w:fldCharType="end"/>
            </w:r>
          </w:ins>
        </w:p>
        <w:p w14:paraId="7F429BAE" w14:textId="2CA839F1" w:rsidR="004F7819" w:rsidRDefault="004F7819">
          <w:pPr>
            <w:pStyle w:val="TOC2"/>
            <w:tabs>
              <w:tab w:val="right" w:leader="dot" w:pos="9350"/>
            </w:tabs>
            <w:rPr>
              <w:ins w:id="246" w:author="Ryan G" w:date="2018-10-19T11:22:00Z"/>
              <w:b w:val="0"/>
              <w:bCs w:val="0"/>
              <w:noProof/>
              <w:kern w:val="0"/>
              <w:lang w:eastAsia="en-AU"/>
              <w14:ligatures w14:val="none"/>
            </w:rPr>
          </w:pPr>
          <w:ins w:id="24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"_Toc527711476"</w:instrText>
            </w:r>
            <w:r w:rsidRPr="00CA0A82">
              <w:rPr>
                <w:rStyle w:val="Hyperlink"/>
                <w:noProof/>
              </w:rPr>
              <w:instrText xml:space="preserve"> </w:instrText>
            </w:r>
            <w:r w:rsidRPr="00CA0A82">
              <w:rPr>
                <w:rStyle w:val="Hyperlink"/>
                <w:noProof/>
              </w:rPr>
              <w:fldChar w:fldCharType="separate"/>
            </w:r>
            <w:r w:rsidRPr="00CA0A82">
              <w:rPr>
                <w:rStyle w:val="Hyperlink"/>
                <w:noProof/>
              </w:rPr>
              <w:t>PROCESS</w:t>
            </w:r>
            <w:r>
              <w:rPr>
                <w:noProof/>
                <w:webHidden/>
              </w:rPr>
              <w:tab/>
            </w:r>
            <w:r>
              <w:rPr>
                <w:noProof/>
                <w:webHidden/>
              </w:rPr>
              <w:fldChar w:fldCharType="begin"/>
            </w:r>
            <w:r>
              <w:rPr>
                <w:noProof/>
                <w:webHidden/>
              </w:rPr>
              <w:instrText xml:space="preserve"> PAGEREF _Toc527711476 \h </w:instrText>
            </w:r>
          </w:ins>
          <w:r>
            <w:rPr>
              <w:noProof/>
              <w:webHidden/>
            </w:rPr>
          </w:r>
          <w:r>
            <w:rPr>
              <w:noProof/>
              <w:webHidden/>
            </w:rPr>
            <w:fldChar w:fldCharType="separate"/>
          </w:r>
          <w:ins w:id="248" w:author="Ryan G" w:date="2018-10-19T11:22:00Z">
            <w:r>
              <w:rPr>
                <w:noProof/>
                <w:webHidden/>
              </w:rPr>
              <w:t>9</w:t>
            </w:r>
            <w:r>
              <w:rPr>
                <w:noProof/>
                <w:webHidden/>
              </w:rPr>
              <w:fldChar w:fldCharType="end"/>
            </w:r>
            <w:r w:rsidRPr="00CA0A82">
              <w:rPr>
                <w:rStyle w:val="Hyperlink"/>
                <w:noProof/>
              </w:rPr>
              <w:fldChar w:fldCharType="end"/>
            </w:r>
          </w:ins>
        </w:p>
        <w:p w14:paraId="395B50F5" w14:textId="0E68FDE6" w:rsidR="004F7819" w:rsidRDefault="004F7819">
          <w:pPr>
            <w:pStyle w:val="TOC1"/>
            <w:tabs>
              <w:tab w:val="right" w:leader="dot" w:pos="9350"/>
            </w:tabs>
            <w:rPr>
              <w:ins w:id="249" w:author="Ryan G" w:date="2018-10-19T11:22:00Z"/>
              <w:b w:val="0"/>
              <w:bCs w:val="0"/>
              <w:i w:val="0"/>
              <w:iCs w:val="0"/>
              <w:noProof/>
              <w:kern w:val="0"/>
              <w:sz w:val="22"/>
              <w:szCs w:val="22"/>
              <w:lang w:eastAsia="en-AU"/>
              <w14:ligatures w14:val="none"/>
            </w:rPr>
          </w:pPr>
          <w:ins w:id="250"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"_Toc527711477"</w:instrText>
            </w:r>
            <w:r w:rsidRPr="00CA0A82">
              <w:rPr>
                <w:rStyle w:val="Hyperlink"/>
                <w:noProof/>
              </w:rPr>
              <w:instrText xml:space="preserve"> </w:instrText>
            </w:r>
            <w:r w:rsidRPr="00CA0A82">
              <w:rPr>
                <w:rStyle w:val="Hyperlink"/>
                <w:noProof/>
              </w:rPr>
              <w:fldChar w:fldCharType="separate"/>
            </w:r>
            <w:r w:rsidRPr="00CA0A82">
              <w:rPr>
                <w:rStyle w:val="Hyperlink"/>
                <w:noProof/>
              </w:rPr>
              <w:t>PROJECT REPORT</w:t>
            </w:r>
            <w:r>
              <w:rPr>
                <w:noProof/>
                <w:webHidden/>
              </w:rPr>
              <w:tab/>
            </w:r>
            <w:r>
              <w:rPr>
                <w:noProof/>
                <w:webHidden/>
              </w:rPr>
              <w:fldChar w:fldCharType="begin"/>
            </w:r>
            <w:r>
              <w:rPr>
                <w:noProof/>
                <w:webHidden/>
              </w:rPr>
              <w:instrText xml:space="preserve"> PAGEREF _Toc527711477 \h </w:instrText>
            </w:r>
          </w:ins>
          <w:r>
            <w:rPr>
              <w:noProof/>
              <w:webHidden/>
            </w:rPr>
          </w:r>
          <w:r>
            <w:rPr>
              <w:noProof/>
              <w:webHidden/>
            </w:rPr>
            <w:fldChar w:fldCharType="separate"/>
          </w:r>
          <w:ins w:id="251" w:author="Ryan G" w:date="2018-10-19T11:22:00Z">
            <w:r>
              <w:rPr>
                <w:noProof/>
                <w:webHidden/>
              </w:rPr>
              <w:t>11</w:t>
            </w:r>
            <w:r>
              <w:rPr>
                <w:noProof/>
                <w:webHidden/>
              </w:rPr>
              <w:fldChar w:fldCharType="end"/>
            </w:r>
            <w:r w:rsidRPr="00CA0A82">
              <w:rPr>
                <w:rStyle w:val="Hyperlink"/>
                <w:noProof/>
              </w:rPr>
              <w:fldChar w:fldCharType="end"/>
            </w:r>
          </w:ins>
        </w:p>
        <w:p w14:paraId="7F3D8C75" w14:textId="73FAA0E8" w:rsidR="004F7819" w:rsidRDefault="004F7819">
          <w:pPr>
            <w:pStyle w:val="TOC2"/>
            <w:tabs>
              <w:tab w:val="right" w:leader="dot" w:pos="9350"/>
            </w:tabs>
            <w:rPr>
              <w:ins w:id="252" w:author="Ryan G" w:date="2018-10-19T11:22:00Z"/>
              <w:b w:val="0"/>
              <w:bCs w:val="0"/>
              <w:noProof/>
              <w:kern w:val="0"/>
              <w:lang w:eastAsia="en-AU"/>
              <w14:ligatures w14:val="none"/>
            </w:rPr>
          </w:pPr>
          <w:ins w:id="25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"_Toc527711478"</w:instrText>
            </w:r>
            <w:r w:rsidRPr="00CA0A82">
              <w:rPr>
                <w:rStyle w:val="Hyperlink"/>
                <w:noProof/>
              </w:rPr>
              <w:instrText xml:space="preserve"> </w:instrText>
            </w:r>
            <w:r w:rsidRPr="00CA0A82">
              <w:rPr>
                <w:rStyle w:val="Hyperlink"/>
                <w:noProof/>
              </w:rPr>
              <w:fldChar w:fldCharType="separate"/>
            </w:r>
            <w:r w:rsidRPr="00CA0A82">
              <w:rPr>
                <w:rStyle w:val="Hyperlink"/>
                <w:noProof/>
              </w:rPr>
              <w:t>PROJECT OUTCOME</w:t>
            </w:r>
            <w:r>
              <w:rPr>
                <w:noProof/>
                <w:webHidden/>
              </w:rPr>
              <w:tab/>
            </w:r>
            <w:r>
              <w:rPr>
                <w:noProof/>
                <w:webHidden/>
              </w:rPr>
              <w:fldChar w:fldCharType="begin"/>
            </w:r>
            <w:r>
              <w:rPr>
                <w:noProof/>
                <w:webHidden/>
              </w:rPr>
              <w:instrText xml:space="preserve"> PAGEREF _Toc527711478 \h </w:instrText>
            </w:r>
          </w:ins>
          <w:r>
            <w:rPr>
              <w:noProof/>
              <w:webHidden/>
            </w:rPr>
          </w:r>
          <w:r>
            <w:rPr>
              <w:noProof/>
              <w:webHidden/>
            </w:rPr>
            <w:fldChar w:fldCharType="separate"/>
          </w:r>
          <w:ins w:id="254" w:author="Ryan G" w:date="2018-10-19T11:22:00Z">
            <w:r>
              <w:rPr>
                <w:noProof/>
                <w:webHidden/>
              </w:rPr>
              <w:t>11</w:t>
            </w:r>
            <w:r>
              <w:rPr>
                <w:noProof/>
                <w:webHidden/>
              </w:rPr>
              <w:fldChar w:fldCharType="end"/>
            </w:r>
            <w:r w:rsidRPr="00CA0A82">
              <w:rPr>
                <w:rStyle w:val="Hyperlink"/>
                <w:noProof/>
              </w:rPr>
              <w:fldChar w:fldCharType="end"/>
            </w:r>
          </w:ins>
        </w:p>
        <w:p w14:paraId="77427350" w14:textId="0D499AAC" w:rsidR="004F7819" w:rsidRDefault="004F7819">
          <w:pPr>
            <w:pStyle w:val="TOC3"/>
            <w:tabs>
              <w:tab w:val="right" w:leader="dot" w:pos="9350"/>
            </w:tabs>
            <w:rPr>
              <w:ins w:id="255" w:author="Ryan G" w:date="2018-10-19T11:22:00Z"/>
              <w:noProof/>
              <w:kern w:val="0"/>
              <w:sz w:val="22"/>
              <w:szCs w:val="22"/>
              <w:lang w:eastAsia="en-AU"/>
              <w14:ligatures w14:val="none"/>
            </w:rPr>
          </w:pPr>
          <w:ins w:id="25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"_Toc527711479"</w:instrText>
            </w:r>
            <w:r w:rsidRPr="00CA0A82">
              <w:rPr>
                <w:rStyle w:val="Hyperlink"/>
                <w:noProof/>
              </w:rPr>
              <w:instrText xml:space="preserve"> </w:instrText>
            </w:r>
            <w:r w:rsidRPr="00CA0A82">
              <w:rPr>
                <w:rStyle w:val="Hyperlink"/>
                <w:noProof/>
              </w:rPr>
              <w:fldChar w:fldCharType="separate"/>
            </w:r>
            <w:r w:rsidRPr="00CA0A82">
              <w:rPr>
                <w:rStyle w:val="Hyperlink"/>
                <w:noProof/>
              </w:rPr>
              <w:t>LIMITATIONS</w:t>
            </w:r>
            <w:r>
              <w:rPr>
                <w:noProof/>
                <w:webHidden/>
              </w:rPr>
              <w:tab/>
            </w:r>
            <w:r>
              <w:rPr>
                <w:noProof/>
                <w:webHidden/>
              </w:rPr>
              <w:fldChar w:fldCharType="begin"/>
            </w:r>
            <w:r>
              <w:rPr>
                <w:noProof/>
                <w:webHidden/>
              </w:rPr>
              <w:instrText xml:space="preserve"> PAGEREF _Toc527711479 \h </w:instrText>
            </w:r>
          </w:ins>
          <w:r>
            <w:rPr>
              <w:noProof/>
              <w:webHidden/>
            </w:rPr>
          </w:r>
          <w:r>
            <w:rPr>
              <w:noProof/>
              <w:webHidden/>
            </w:rPr>
            <w:fldChar w:fldCharType="separate"/>
          </w:r>
          <w:ins w:id="257" w:author="Ryan G" w:date="2018-10-19T11:22:00Z">
            <w:r>
              <w:rPr>
                <w:noProof/>
                <w:webHidden/>
              </w:rPr>
              <w:t>12</w:t>
            </w:r>
            <w:r>
              <w:rPr>
                <w:noProof/>
                <w:webHidden/>
              </w:rPr>
              <w:fldChar w:fldCharType="end"/>
            </w:r>
            <w:r w:rsidRPr="00CA0A82">
              <w:rPr>
                <w:rStyle w:val="Hyperlink"/>
                <w:noProof/>
              </w:rPr>
              <w:fldChar w:fldCharType="end"/>
            </w:r>
          </w:ins>
        </w:p>
        <w:p w14:paraId="4B4ECC5B" w14:textId="1BFB7894" w:rsidR="004F7819" w:rsidRDefault="004F7819">
          <w:pPr>
            <w:pStyle w:val="TOC3"/>
            <w:tabs>
              <w:tab w:val="right" w:leader="dot" w:pos="9350"/>
            </w:tabs>
            <w:rPr>
              <w:ins w:id="258" w:author="Ryan G" w:date="2018-10-19T11:22:00Z"/>
              <w:noProof/>
              <w:kern w:val="0"/>
              <w:sz w:val="22"/>
              <w:szCs w:val="22"/>
              <w:lang w:eastAsia="en-AU"/>
              <w14:ligatures w14:val="none"/>
            </w:rPr>
          </w:pPr>
          <w:ins w:id="25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"_Toc527711480"</w:instrText>
            </w:r>
            <w:r w:rsidRPr="00CA0A82">
              <w:rPr>
                <w:rStyle w:val="Hyperlink"/>
                <w:noProof/>
              </w:rPr>
              <w:instrText xml:space="preserve"> </w:instrText>
            </w:r>
            <w:r w:rsidRPr="00CA0A82">
              <w:rPr>
                <w:rStyle w:val="Hyperlink"/>
                <w:noProof/>
              </w:rPr>
              <w:fldChar w:fldCharType="separate"/>
            </w:r>
            <w:r w:rsidRPr="00CA0A82">
              <w:rPr>
                <w:rStyle w:val="Hyperlink"/>
                <w:noProof/>
              </w:rPr>
              <w:t>SCANNING IMAGES</w:t>
            </w:r>
            <w:r>
              <w:rPr>
                <w:noProof/>
                <w:webHidden/>
              </w:rPr>
              <w:tab/>
            </w:r>
            <w:r>
              <w:rPr>
                <w:noProof/>
                <w:webHidden/>
              </w:rPr>
              <w:fldChar w:fldCharType="begin"/>
            </w:r>
            <w:r>
              <w:rPr>
                <w:noProof/>
                <w:webHidden/>
              </w:rPr>
              <w:instrText xml:space="preserve"> PAGEREF _Toc527711480 \h </w:instrText>
            </w:r>
          </w:ins>
          <w:r>
            <w:rPr>
              <w:noProof/>
              <w:webHidden/>
            </w:rPr>
          </w:r>
          <w:r>
            <w:rPr>
              <w:noProof/>
              <w:webHidden/>
            </w:rPr>
            <w:fldChar w:fldCharType="separate"/>
          </w:r>
          <w:ins w:id="260" w:author="Ryan G" w:date="2018-10-19T11:22:00Z">
            <w:r>
              <w:rPr>
                <w:noProof/>
                <w:webHidden/>
              </w:rPr>
              <w:t>12</w:t>
            </w:r>
            <w:r>
              <w:rPr>
                <w:noProof/>
                <w:webHidden/>
              </w:rPr>
              <w:fldChar w:fldCharType="end"/>
            </w:r>
            <w:r w:rsidRPr="00CA0A82">
              <w:rPr>
                <w:rStyle w:val="Hyperlink"/>
                <w:noProof/>
              </w:rPr>
              <w:fldChar w:fldCharType="end"/>
            </w:r>
          </w:ins>
        </w:p>
        <w:p w14:paraId="2902A87C" w14:textId="57D8AEF8" w:rsidR="004F7819" w:rsidRDefault="004F7819">
          <w:pPr>
            <w:pStyle w:val="TOC3"/>
            <w:tabs>
              <w:tab w:val="right" w:leader="dot" w:pos="9350"/>
            </w:tabs>
            <w:rPr>
              <w:ins w:id="261" w:author="Ryan G" w:date="2018-10-19T11:22:00Z"/>
              <w:noProof/>
              <w:kern w:val="0"/>
              <w:sz w:val="22"/>
              <w:szCs w:val="22"/>
              <w:lang w:eastAsia="en-AU"/>
              <w14:ligatures w14:val="none"/>
            </w:rPr>
          </w:pPr>
          <w:ins w:id="26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"_Toc527711481"</w:instrText>
            </w:r>
            <w:r w:rsidRPr="00CA0A82">
              <w:rPr>
                <w:rStyle w:val="Hyperlink"/>
                <w:noProof/>
              </w:rPr>
              <w:instrText xml:space="preserve"> </w:instrText>
            </w:r>
            <w:r w:rsidRPr="00CA0A82">
              <w:rPr>
                <w:rStyle w:val="Hyperlink"/>
                <w:noProof/>
              </w:rPr>
              <w:fldChar w:fldCharType="separate"/>
            </w:r>
            <w:r w:rsidRPr="00CA0A82">
              <w:rPr>
                <w:rStyle w:val="Hyperlink"/>
                <w:noProof/>
              </w:rPr>
              <w:t>BROWSING IMAGES</w:t>
            </w:r>
            <w:r>
              <w:rPr>
                <w:noProof/>
                <w:webHidden/>
              </w:rPr>
              <w:tab/>
            </w:r>
            <w:r>
              <w:rPr>
                <w:noProof/>
                <w:webHidden/>
              </w:rPr>
              <w:fldChar w:fldCharType="begin"/>
            </w:r>
            <w:r>
              <w:rPr>
                <w:noProof/>
                <w:webHidden/>
              </w:rPr>
              <w:instrText xml:space="preserve"> PAGEREF _Toc527711481 \h </w:instrText>
            </w:r>
          </w:ins>
          <w:r>
            <w:rPr>
              <w:noProof/>
              <w:webHidden/>
            </w:rPr>
          </w:r>
          <w:r>
            <w:rPr>
              <w:noProof/>
              <w:webHidden/>
            </w:rPr>
            <w:fldChar w:fldCharType="separate"/>
          </w:r>
          <w:ins w:id="263" w:author="Ryan G" w:date="2018-10-19T11:22:00Z">
            <w:r>
              <w:rPr>
                <w:noProof/>
                <w:webHidden/>
              </w:rPr>
              <w:t>12</w:t>
            </w:r>
            <w:r>
              <w:rPr>
                <w:noProof/>
                <w:webHidden/>
              </w:rPr>
              <w:fldChar w:fldCharType="end"/>
            </w:r>
            <w:r w:rsidRPr="00CA0A82">
              <w:rPr>
                <w:rStyle w:val="Hyperlink"/>
                <w:noProof/>
              </w:rPr>
              <w:fldChar w:fldCharType="end"/>
            </w:r>
          </w:ins>
        </w:p>
        <w:p w14:paraId="66066653" w14:textId="5B6C4271" w:rsidR="004F7819" w:rsidRDefault="004F7819">
          <w:pPr>
            <w:pStyle w:val="TOC3"/>
            <w:tabs>
              <w:tab w:val="right" w:leader="dot" w:pos="9350"/>
            </w:tabs>
            <w:rPr>
              <w:ins w:id="264" w:author="Ryan G" w:date="2018-10-19T11:22:00Z"/>
              <w:noProof/>
              <w:kern w:val="0"/>
              <w:sz w:val="22"/>
              <w:szCs w:val="22"/>
              <w:lang w:eastAsia="en-AU"/>
              <w14:ligatures w14:val="none"/>
            </w:rPr>
          </w:pPr>
          <w:ins w:id="26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"_Toc527711482"</w:instrText>
            </w:r>
            <w:r w:rsidRPr="00CA0A82">
              <w:rPr>
                <w:rStyle w:val="Hyperlink"/>
                <w:noProof/>
              </w:rPr>
              <w:instrText xml:space="preserve"> </w:instrText>
            </w:r>
            <w:r w:rsidRPr="00CA0A82">
              <w:rPr>
                <w:rStyle w:val="Hyperlink"/>
                <w:noProof/>
              </w:rPr>
              <w:fldChar w:fldCharType="separate"/>
            </w:r>
            <w:r w:rsidRPr="00CA0A82">
              <w:rPr>
                <w:rStyle w:val="Hyperlink"/>
                <w:noProof/>
              </w:rPr>
              <w:t>DATABASE INFORMATION</w:t>
            </w:r>
            <w:r>
              <w:rPr>
                <w:noProof/>
                <w:webHidden/>
              </w:rPr>
              <w:tab/>
            </w:r>
            <w:r>
              <w:rPr>
                <w:noProof/>
                <w:webHidden/>
              </w:rPr>
              <w:fldChar w:fldCharType="begin"/>
            </w:r>
            <w:r>
              <w:rPr>
                <w:noProof/>
                <w:webHidden/>
              </w:rPr>
              <w:instrText xml:space="preserve"> PAGEREF _Toc527711482 \h </w:instrText>
            </w:r>
          </w:ins>
          <w:r>
            <w:rPr>
              <w:noProof/>
              <w:webHidden/>
            </w:rPr>
          </w:r>
          <w:r>
            <w:rPr>
              <w:noProof/>
              <w:webHidden/>
            </w:rPr>
            <w:fldChar w:fldCharType="separate"/>
          </w:r>
          <w:ins w:id="266" w:author="Ryan G" w:date="2018-10-19T11:22:00Z">
            <w:r>
              <w:rPr>
                <w:noProof/>
                <w:webHidden/>
              </w:rPr>
              <w:t>12</w:t>
            </w:r>
            <w:r>
              <w:rPr>
                <w:noProof/>
                <w:webHidden/>
              </w:rPr>
              <w:fldChar w:fldCharType="end"/>
            </w:r>
            <w:r w:rsidRPr="00CA0A82">
              <w:rPr>
                <w:rStyle w:val="Hyperlink"/>
                <w:noProof/>
              </w:rPr>
              <w:fldChar w:fldCharType="end"/>
            </w:r>
          </w:ins>
        </w:p>
        <w:p w14:paraId="1E9070B8" w14:textId="66D0E9C4" w:rsidR="004F7819" w:rsidRDefault="004F7819">
          <w:pPr>
            <w:pStyle w:val="TOC3"/>
            <w:tabs>
              <w:tab w:val="right" w:leader="dot" w:pos="9350"/>
            </w:tabs>
            <w:rPr>
              <w:ins w:id="267" w:author="Ryan G" w:date="2018-10-19T11:22:00Z"/>
              <w:noProof/>
              <w:kern w:val="0"/>
              <w:sz w:val="22"/>
              <w:szCs w:val="22"/>
              <w:lang w:eastAsia="en-AU"/>
              <w14:ligatures w14:val="none"/>
            </w:rPr>
          </w:pPr>
          <w:ins w:id="26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"_Toc527711483"</w:instrText>
            </w:r>
            <w:r w:rsidRPr="00CA0A82">
              <w:rPr>
                <w:rStyle w:val="Hyperlink"/>
                <w:noProof/>
              </w:rPr>
              <w:instrText xml:space="preserve"> </w:instrText>
            </w:r>
            <w:r w:rsidRPr="00CA0A82">
              <w:rPr>
                <w:rStyle w:val="Hyperlink"/>
                <w:noProof/>
              </w:rPr>
              <w:fldChar w:fldCharType="separate"/>
            </w:r>
            <w:r w:rsidRPr="00CA0A82">
              <w:rPr>
                <w:rStyle w:val="Hyperlink"/>
                <w:noProof/>
              </w:rPr>
              <w:t>SIMPLE SEARCH FUNCTION</w:t>
            </w:r>
            <w:r>
              <w:rPr>
                <w:noProof/>
                <w:webHidden/>
              </w:rPr>
              <w:tab/>
            </w:r>
            <w:r>
              <w:rPr>
                <w:noProof/>
                <w:webHidden/>
              </w:rPr>
              <w:fldChar w:fldCharType="begin"/>
            </w:r>
            <w:r>
              <w:rPr>
                <w:noProof/>
                <w:webHidden/>
              </w:rPr>
              <w:instrText xml:space="preserve"> PAGEREF _Toc527711483 \h </w:instrText>
            </w:r>
          </w:ins>
          <w:r>
            <w:rPr>
              <w:noProof/>
              <w:webHidden/>
            </w:rPr>
          </w:r>
          <w:r>
            <w:rPr>
              <w:noProof/>
              <w:webHidden/>
            </w:rPr>
            <w:fldChar w:fldCharType="separate"/>
          </w:r>
          <w:ins w:id="269" w:author="Ryan G" w:date="2018-10-19T11:22:00Z">
            <w:r>
              <w:rPr>
                <w:noProof/>
                <w:webHidden/>
              </w:rPr>
              <w:t>12</w:t>
            </w:r>
            <w:r>
              <w:rPr>
                <w:noProof/>
                <w:webHidden/>
              </w:rPr>
              <w:fldChar w:fldCharType="end"/>
            </w:r>
            <w:r w:rsidRPr="00CA0A82">
              <w:rPr>
                <w:rStyle w:val="Hyperlink"/>
                <w:noProof/>
              </w:rPr>
              <w:fldChar w:fldCharType="end"/>
            </w:r>
          </w:ins>
        </w:p>
        <w:p w14:paraId="26411245" w14:textId="70A8BF1C" w:rsidR="004F7819" w:rsidRDefault="004F7819">
          <w:pPr>
            <w:pStyle w:val="TOC3"/>
            <w:tabs>
              <w:tab w:val="right" w:leader="dot" w:pos="9350"/>
            </w:tabs>
            <w:rPr>
              <w:ins w:id="270" w:author="Ryan G" w:date="2018-10-19T11:22:00Z"/>
              <w:noProof/>
              <w:kern w:val="0"/>
              <w:sz w:val="22"/>
              <w:szCs w:val="22"/>
              <w:lang w:eastAsia="en-AU"/>
              <w14:ligatures w14:val="none"/>
            </w:rPr>
          </w:pPr>
          <w:ins w:id="27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"_Toc527711484"</w:instrText>
            </w:r>
            <w:r w:rsidRPr="00CA0A82">
              <w:rPr>
                <w:rStyle w:val="Hyperlink"/>
                <w:noProof/>
              </w:rPr>
              <w:instrText xml:space="preserve"> </w:instrText>
            </w:r>
            <w:r w:rsidRPr="00CA0A82">
              <w:rPr>
                <w:rStyle w:val="Hyperlink"/>
                <w:noProof/>
              </w:rPr>
              <w:fldChar w:fldCharType="separate"/>
            </w:r>
            <w:r w:rsidRPr="00CA0A82">
              <w:rPr>
                <w:rStyle w:val="Hyperlink"/>
                <w:noProof/>
              </w:rPr>
              <w:t>ADVANCED SEARCH PAGE</w:t>
            </w:r>
            <w:r>
              <w:rPr>
                <w:noProof/>
                <w:webHidden/>
              </w:rPr>
              <w:tab/>
            </w:r>
            <w:r>
              <w:rPr>
                <w:noProof/>
                <w:webHidden/>
              </w:rPr>
              <w:fldChar w:fldCharType="begin"/>
            </w:r>
            <w:r>
              <w:rPr>
                <w:noProof/>
                <w:webHidden/>
              </w:rPr>
              <w:instrText xml:space="preserve"> PAGEREF _Toc527711484 \h </w:instrText>
            </w:r>
          </w:ins>
          <w:r>
            <w:rPr>
              <w:noProof/>
              <w:webHidden/>
            </w:rPr>
          </w:r>
          <w:r>
            <w:rPr>
              <w:noProof/>
              <w:webHidden/>
            </w:rPr>
            <w:fldChar w:fldCharType="separate"/>
          </w:r>
          <w:ins w:id="272" w:author="Ryan G" w:date="2018-10-19T11:22:00Z">
            <w:r>
              <w:rPr>
                <w:noProof/>
                <w:webHidden/>
              </w:rPr>
              <w:t>12</w:t>
            </w:r>
            <w:r>
              <w:rPr>
                <w:noProof/>
                <w:webHidden/>
              </w:rPr>
              <w:fldChar w:fldCharType="end"/>
            </w:r>
            <w:r w:rsidRPr="00CA0A82">
              <w:rPr>
                <w:rStyle w:val="Hyperlink"/>
                <w:noProof/>
              </w:rPr>
              <w:fldChar w:fldCharType="end"/>
            </w:r>
          </w:ins>
        </w:p>
        <w:p w14:paraId="2966A939" w14:textId="1E85BF34" w:rsidR="004F7819" w:rsidRDefault="004F7819">
          <w:pPr>
            <w:pStyle w:val="TOC3"/>
            <w:tabs>
              <w:tab w:val="right" w:leader="dot" w:pos="9350"/>
            </w:tabs>
            <w:rPr>
              <w:ins w:id="273" w:author="Ryan G" w:date="2018-10-19T11:22:00Z"/>
              <w:noProof/>
              <w:kern w:val="0"/>
              <w:sz w:val="22"/>
              <w:szCs w:val="22"/>
              <w:lang w:eastAsia="en-AU"/>
              <w14:ligatures w14:val="none"/>
            </w:rPr>
          </w:pPr>
          <w:ins w:id="27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"_Toc527711485"</w:instrText>
            </w:r>
            <w:r w:rsidRPr="00CA0A82">
              <w:rPr>
                <w:rStyle w:val="Hyperlink"/>
                <w:noProof/>
              </w:rPr>
              <w:instrText xml:space="preserve"> </w:instrText>
            </w:r>
            <w:r w:rsidRPr="00CA0A82">
              <w:rPr>
                <w:rStyle w:val="Hyperlink"/>
                <w:noProof/>
              </w:rPr>
              <w:fldChar w:fldCharType="separate"/>
            </w:r>
            <w:r w:rsidRPr="00CA0A82">
              <w:rPr>
                <w:rStyle w:val="Hyperlink"/>
                <w:noProof/>
              </w:rPr>
              <w:t>OTHER FEATURES</w:t>
            </w:r>
            <w:r>
              <w:rPr>
                <w:noProof/>
                <w:webHidden/>
              </w:rPr>
              <w:tab/>
            </w:r>
            <w:r>
              <w:rPr>
                <w:noProof/>
                <w:webHidden/>
              </w:rPr>
              <w:fldChar w:fldCharType="begin"/>
            </w:r>
            <w:r>
              <w:rPr>
                <w:noProof/>
                <w:webHidden/>
              </w:rPr>
              <w:instrText xml:space="preserve"> PAGEREF _Toc527711485 \h </w:instrText>
            </w:r>
          </w:ins>
          <w:r>
            <w:rPr>
              <w:noProof/>
              <w:webHidden/>
            </w:rPr>
          </w:r>
          <w:r>
            <w:rPr>
              <w:noProof/>
              <w:webHidden/>
            </w:rPr>
            <w:fldChar w:fldCharType="separate"/>
          </w:r>
          <w:ins w:id="275" w:author="Ryan G" w:date="2018-10-19T11:22:00Z">
            <w:r>
              <w:rPr>
                <w:noProof/>
                <w:webHidden/>
              </w:rPr>
              <w:t>13</w:t>
            </w:r>
            <w:r>
              <w:rPr>
                <w:noProof/>
                <w:webHidden/>
              </w:rPr>
              <w:fldChar w:fldCharType="end"/>
            </w:r>
            <w:r w:rsidRPr="00CA0A82">
              <w:rPr>
                <w:rStyle w:val="Hyperlink"/>
                <w:noProof/>
              </w:rPr>
              <w:fldChar w:fldCharType="end"/>
            </w:r>
          </w:ins>
        </w:p>
        <w:p w14:paraId="6276C679" w14:textId="18F2B63C" w:rsidR="004F7819" w:rsidRDefault="004F7819">
          <w:pPr>
            <w:pStyle w:val="TOC3"/>
            <w:tabs>
              <w:tab w:val="right" w:leader="dot" w:pos="9350"/>
            </w:tabs>
            <w:rPr>
              <w:ins w:id="276" w:author="Ryan G" w:date="2018-10-19T11:22:00Z"/>
              <w:noProof/>
              <w:kern w:val="0"/>
              <w:sz w:val="22"/>
              <w:szCs w:val="22"/>
              <w:lang w:eastAsia="en-AU"/>
              <w14:ligatures w14:val="none"/>
            </w:rPr>
          </w:pPr>
          <w:ins w:id="27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"_Toc527711486"</w:instrText>
            </w:r>
            <w:r w:rsidRPr="00CA0A82">
              <w:rPr>
                <w:rStyle w:val="Hyperlink"/>
                <w:noProof/>
              </w:rPr>
              <w:instrText xml:space="preserve"> </w:instrText>
            </w:r>
            <w:r w:rsidRPr="00CA0A82">
              <w:rPr>
                <w:rStyle w:val="Hyperlink"/>
                <w:noProof/>
              </w:rPr>
              <w:fldChar w:fldCharType="separate"/>
            </w:r>
            <w:r w:rsidRPr="00CA0A82">
              <w:rPr>
                <w:rStyle w:val="Hyperlink"/>
                <w:noProof/>
              </w:rPr>
              <w:t>FUTURE UPDATES</w:t>
            </w:r>
            <w:r>
              <w:rPr>
                <w:noProof/>
                <w:webHidden/>
              </w:rPr>
              <w:tab/>
            </w:r>
            <w:r>
              <w:rPr>
                <w:noProof/>
                <w:webHidden/>
              </w:rPr>
              <w:fldChar w:fldCharType="begin"/>
            </w:r>
            <w:r>
              <w:rPr>
                <w:noProof/>
                <w:webHidden/>
              </w:rPr>
              <w:instrText xml:space="preserve"> PAGEREF _Toc527711486 \h </w:instrText>
            </w:r>
          </w:ins>
          <w:r>
            <w:rPr>
              <w:noProof/>
              <w:webHidden/>
            </w:rPr>
          </w:r>
          <w:r>
            <w:rPr>
              <w:noProof/>
              <w:webHidden/>
            </w:rPr>
            <w:fldChar w:fldCharType="separate"/>
          </w:r>
          <w:ins w:id="278" w:author="Ryan G" w:date="2018-10-19T11:22:00Z">
            <w:r>
              <w:rPr>
                <w:noProof/>
                <w:webHidden/>
              </w:rPr>
              <w:t>13</w:t>
            </w:r>
            <w:r>
              <w:rPr>
                <w:noProof/>
                <w:webHidden/>
              </w:rPr>
              <w:fldChar w:fldCharType="end"/>
            </w:r>
            <w:r w:rsidRPr="00CA0A82">
              <w:rPr>
                <w:rStyle w:val="Hyperlink"/>
                <w:noProof/>
              </w:rPr>
              <w:fldChar w:fldCharType="end"/>
            </w:r>
          </w:ins>
        </w:p>
        <w:p w14:paraId="01A8F6D6" w14:textId="21D01E9A" w:rsidR="004F7819" w:rsidRDefault="004F7819">
          <w:pPr>
            <w:pStyle w:val="TOC2"/>
            <w:tabs>
              <w:tab w:val="right" w:leader="dot" w:pos="9350"/>
            </w:tabs>
            <w:rPr>
              <w:ins w:id="279" w:author="Ryan G" w:date="2018-10-19T11:22:00Z"/>
              <w:b w:val="0"/>
              <w:bCs w:val="0"/>
              <w:noProof/>
              <w:kern w:val="0"/>
              <w:lang w:eastAsia="en-AU"/>
              <w14:ligatures w14:val="none"/>
            </w:rPr>
          </w:pPr>
          <w:ins w:id="280"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"_Toc527711487"</w:instrText>
            </w:r>
            <w:r w:rsidRPr="00CA0A82">
              <w:rPr>
                <w:rStyle w:val="Hyperlink"/>
                <w:noProof/>
              </w:rPr>
              <w:instrText xml:space="preserve"> </w:instrText>
            </w:r>
            <w:r w:rsidRPr="00CA0A82">
              <w:rPr>
                <w:rStyle w:val="Hyperlink"/>
                <w:noProof/>
              </w:rPr>
              <w:fldChar w:fldCharType="separate"/>
            </w:r>
            <w:r w:rsidRPr="00CA0A82">
              <w:rPr>
                <w:rStyle w:val="Hyperlink"/>
                <w:noProof/>
              </w:rPr>
              <w:t>COST OF THE PROJECT</w:t>
            </w:r>
            <w:r>
              <w:rPr>
                <w:noProof/>
                <w:webHidden/>
              </w:rPr>
              <w:tab/>
            </w:r>
            <w:r>
              <w:rPr>
                <w:noProof/>
                <w:webHidden/>
              </w:rPr>
              <w:fldChar w:fldCharType="begin"/>
            </w:r>
            <w:r>
              <w:rPr>
                <w:noProof/>
                <w:webHidden/>
              </w:rPr>
              <w:instrText xml:space="preserve"> PAGEREF _Toc527711487 \h </w:instrText>
            </w:r>
          </w:ins>
          <w:r>
            <w:rPr>
              <w:noProof/>
              <w:webHidden/>
            </w:rPr>
          </w:r>
          <w:r>
            <w:rPr>
              <w:noProof/>
              <w:webHidden/>
            </w:rPr>
            <w:fldChar w:fldCharType="separate"/>
          </w:r>
          <w:ins w:id="281" w:author="Ryan G" w:date="2018-10-19T11:22:00Z">
            <w:r>
              <w:rPr>
                <w:noProof/>
                <w:webHidden/>
              </w:rPr>
              <w:t>14</w:t>
            </w:r>
            <w:r>
              <w:rPr>
                <w:noProof/>
                <w:webHidden/>
              </w:rPr>
              <w:fldChar w:fldCharType="end"/>
            </w:r>
            <w:r w:rsidRPr="00CA0A82">
              <w:rPr>
                <w:rStyle w:val="Hyperlink"/>
                <w:noProof/>
              </w:rPr>
              <w:fldChar w:fldCharType="end"/>
            </w:r>
          </w:ins>
        </w:p>
        <w:p w14:paraId="4A123247" w14:textId="25742C7C" w:rsidR="004F7819" w:rsidRDefault="004F7819">
          <w:pPr>
            <w:pStyle w:val="TOC1"/>
            <w:tabs>
              <w:tab w:val="right" w:leader="dot" w:pos="9350"/>
            </w:tabs>
            <w:rPr>
              <w:ins w:id="282" w:author="Ryan G" w:date="2018-10-19T11:22:00Z"/>
              <w:b w:val="0"/>
              <w:bCs w:val="0"/>
              <w:i w:val="0"/>
              <w:iCs w:val="0"/>
              <w:noProof/>
              <w:kern w:val="0"/>
              <w:sz w:val="22"/>
              <w:szCs w:val="22"/>
              <w:lang w:eastAsia="en-AU"/>
              <w14:ligatures w14:val="none"/>
            </w:rPr>
          </w:pPr>
          <w:ins w:id="28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"_Toc527711488"</w:instrText>
            </w:r>
            <w:r w:rsidRPr="00CA0A82">
              <w:rPr>
                <w:rStyle w:val="Hyperlink"/>
                <w:noProof/>
              </w:rPr>
              <w:instrText xml:space="preserve"> </w:instrText>
            </w:r>
            <w:r w:rsidRPr="00CA0A82">
              <w:rPr>
                <w:rStyle w:val="Hyperlink"/>
                <w:noProof/>
              </w:rPr>
              <w:fldChar w:fldCharType="separate"/>
            </w:r>
            <w:r w:rsidRPr="00CA0A82">
              <w:rPr>
                <w:rStyle w:val="Hyperlink"/>
                <w:noProof/>
              </w:rPr>
              <w:t>CONTRIBUTION DISTRIBUTION</w:t>
            </w:r>
            <w:r>
              <w:rPr>
                <w:noProof/>
                <w:webHidden/>
              </w:rPr>
              <w:tab/>
            </w:r>
            <w:r>
              <w:rPr>
                <w:noProof/>
                <w:webHidden/>
              </w:rPr>
              <w:fldChar w:fldCharType="begin"/>
            </w:r>
            <w:r>
              <w:rPr>
                <w:noProof/>
                <w:webHidden/>
              </w:rPr>
              <w:instrText xml:space="preserve"> PAGEREF _Toc527711488 \h </w:instrText>
            </w:r>
          </w:ins>
          <w:r>
            <w:rPr>
              <w:noProof/>
              <w:webHidden/>
            </w:rPr>
          </w:r>
          <w:r>
            <w:rPr>
              <w:noProof/>
              <w:webHidden/>
            </w:rPr>
            <w:fldChar w:fldCharType="separate"/>
          </w:r>
          <w:ins w:id="284" w:author="Ryan G" w:date="2018-10-19T11:22:00Z">
            <w:r>
              <w:rPr>
                <w:noProof/>
                <w:webHidden/>
              </w:rPr>
              <w:t>17</w:t>
            </w:r>
            <w:r>
              <w:rPr>
                <w:noProof/>
                <w:webHidden/>
              </w:rPr>
              <w:fldChar w:fldCharType="end"/>
            </w:r>
            <w:r w:rsidRPr="00CA0A82">
              <w:rPr>
                <w:rStyle w:val="Hyperlink"/>
                <w:noProof/>
              </w:rPr>
              <w:fldChar w:fldCharType="end"/>
            </w:r>
          </w:ins>
        </w:p>
        <w:p w14:paraId="371FB306" w14:textId="0319B5AD" w:rsidR="004F7819" w:rsidRDefault="004F7819">
          <w:pPr>
            <w:pStyle w:val="TOC1"/>
            <w:tabs>
              <w:tab w:val="right" w:leader="dot" w:pos="9350"/>
            </w:tabs>
            <w:rPr>
              <w:ins w:id="285" w:author="Ryan G" w:date="2018-10-19T11:22:00Z"/>
              <w:b w:val="0"/>
              <w:bCs w:val="0"/>
              <w:i w:val="0"/>
              <w:iCs w:val="0"/>
              <w:noProof/>
              <w:kern w:val="0"/>
              <w:sz w:val="22"/>
              <w:szCs w:val="22"/>
              <w:lang w:eastAsia="en-AU"/>
              <w14:ligatures w14:val="none"/>
            </w:rPr>
          </w:pPr>
          <w:ins w:id="28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"_Toc527711489"</w:instrText>
            </w:r>
            <w:r w:rsidRPr="00CA0A82">
              <w:rPr>
                <w:rStyle w:val="Hyperlink"/>
                <w:noProof/>
              </w:rPr>
              <w:instrText xml:space="preserve"> </w:instrText>
            </w:r>
            <w:r w:rsidRPr="00CA0A82">
              <w:rPr>
                <w:rStyle w:val="Hyperlink"/>
                <w:noProof/>
              </w:rPr>
              <w:fldChar w:fldCharType="separate"/>
            </w:r>
            <w:r w:rsidRPr="00CA0A82">
              <w:rPr>
                <w:rStyle w:val="Hyperlink"/>
                <w:noProof/>
              </w:rPr>
              <w:t>CONCLUSION</w:t>
            </w:r>
            <w:r>
              <w:rPr>
                <w:noProof/>
                <w:webHidden/>
              </w:rPr>
              <w:tab/>
            </w:r>
            <w:r>
              <w:rPr>
                <w:noProof/>
                <w:webHidden/>
              </w:rPr>
              <w:fldChar w:fldCharType="begin"/>
            </w:r>
            <w:r>
              <w:rPr>
                <w:noProof/>
                <w:webHidden/>
              </w:rPr>
              <w:instrText xml:space="preserve"> PAGEREF _Toc527711489 \h </w:instrText>
            </w:r>
          </w:ins>
          <w:r>
            <w:rPr>
              <w:noProof/>
              <w:webHidden/>
            </w:rPr>
          </w:r>
          <w:r>
            <w:rPr>
              <w:noProof/>
              <w:webHidden/>
            </w:rPr>
            <w:fldChar w:fldCharType="separate"/>
          </w:r>
          <w:ins w:id="287" w:author="Ryan G" w:date="2018-10-19T11:22:00Z">
            <w:r>
              <w:rPr>
                <w:noProof/>
                <w:webHidden/>
              </w:rPr>
              <w:t>18</w:t>
            </w:r>
            <w:r>
              <w:rPr>
                <w:noProof/>
                <w:webHidden/>
              </w:rPr>
              <w:fldChar w:fldCharType="end"/>
            </w:r>
            <w:r w:rsidRPr="00CA0A82">
              <w:rPr>
                <w:rStyle w:val="Hyperlink"/>
                <w:noProof/>
              </w:rPr>
              <w:fldChar w:fldCharType="end"/>
            </w:r>
          </w:ins>
        </w:p>
        <w:p w14:paraId="5623BB54" w14:textId="7F98097E" w:rsidR="004F7819" w:rsidRDefault="004F7819">
          <w:pPr>
            <w:pStyle w:val="TOC1"/>
            <w:tabs>
              <w:tab w:val="right" w:leader="dot" w:pos="9350"/>
            </w:tabs>
            <w:rPr>
              <w:ins w:id="288" w:author="Ryan G" w:date="2018-10-19T11:22:00Z"/>
              <w:b w:val="0"/>
              <w:bCs w:val="0"/>
              <w:i w:val="0"/>
              <w:iCs w:val="0"/>
              <w:noProof/>
              <w:kern w:val="0"/>
              <w:sz w:val="22"/>
              <w:szCs w:val="22"/>
              <w:lang w:eastAsia="en-AU"/>
              <w14:ligatures w14:val="none"/>
            </w:rPr>
          </w:pPr>
          <w:ins w:id="28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"_Toc527711490"</w:instrText>
            </w:r>
            <w:r w:rsidRPr="00CA0A82">
              <w:rPr>
                <w:rStyle w:val="Hyperlink"/>
                <w:noProof/>
              </w:rPr>
              <w:instrText xml:space="preserve"> </w:instrText>
            </w:r>
            <w:r w:rsidRPr="00CA0A82">
              <w:rPr>
                <w:rStyle w:val="Hyperlink"/>
                <w:noProof/>
              </w:rPr>
              <w:fldChar w:fldCharType="separate"/>
            </w:r>
            <w:r w:rsidRPr="00CA0A82">
              <w:rPr>
                <w:rStyle w:val="Hyperlink"/>
                <w:noProof/>
              </w:rPr>
              <w:t>REFERENCES</w:t>
            </w:r>
            <w:r>
              <w:rPr>
                <w:noProof/>
                <w:webHidden/>
              </w:rPr>
              <w:tab/>
            </w:r>
            <w:r>
              <w:rPr>
                <w:noProof/>
                <w:webHidden/>
              </w:rPr>
              <w:fldChar w:fldCharType="begin"/>
            </w:r>
            <w:r>
              <w:rPr>
                <w:noProof/>
                <w:webHidden/>
              </w:rPr>
              <w:instrText xml:space="preserve"> PAGEREF _Toc527711490 \h </w:instrText>
            </w:r>
          </w:ins>
          <w:r>
            <w:rPr>
              <w:noProof/>
              <w:webHidden/>
            </w:rPr>
          </w:r>
          <w:r>
            <w:rPr>
              <w:noProof/>
              <w:webHidden/>
            </w:rPr>
            <w:fldChar w:fldCharType="separate"/>
          </w:r>
          <w:ins w:id="290" w:author="Ryan G" w:date="2018-10-19T11:22:00Z">
            <w:r>
              <w:rPr>
                <w:noProof/>
                <w:webHidden/>
              </w:rPr>
              <w:t>19</w:t>
            </w:r>
            <w:r>
              <w:rPr>
                <w:noProof/>
                <w:webHidden/>
              </w:rPr>
              <w:fldChar w:fldCharType="end"/>
            </w:r>
            <w:r w:rsidRPr="00CA0A82">
              <w:rPr>
                <w:rStyle w:val="Hyperlink"/>
                <w:noProof/>
              </w:rPr>
              <w:fldChar w:fldCharType="end"/>
            </w:r>
          </w:ins>
        </w:p>
        <w:p w14:paraId="33D670AA" w14:textId="25D18DDA" w:rsidR="004F7819" w:rsidRDefault="004F7819">
          <w:pPr>
            <w:pStyle w:val="TOC1"/>
            <w:tabs>
              <w:tab w:val="right" w:leader="dot" w:pos="9350"/>
            </w:tabs>
            <w:rPr>
              <w:ins w:id="291" w:author="Ryan G" w:date="2018-10-19T11:22:00Z"/>
              <w:b w:val="0"/>
              <w:bCs w:val="0"/>
              <w:i w:val="0"/>
              <w:iCs w:val="0"/>
              <w:noProof/>
              <w:kern w:val="0"/>
              <w:sz w:val="22"/>
              <w:szCs w:val="22"/>
              <w:lang w:eastAsia="en-AU"/>
              <w14:ligatures w14:val="none"/>
            </w:rPr>
          </w:pPr>
          <w:ins w:id="29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"_Toc527711491"</w:instrText>
            </w:r>
            <w:r w:rsidRPr="00CA0A82">
              <w:rPr>
                <w:rStyle w:val="Hyperlink"/>
                <w:noProof/>
              </w:rPr>
              <w:instrText xml:space="preserve"> </w:instrText>
            </w:r>
            <w:r w:rsidRPr="00CA0A82">
              <w:rPr>
                <w:rStyle w:val="Hyperlink"/>
                <w:noProof/>
              </w:rPr>
              <w:fldChar w:fldCharType="separate"/>
            </w:r>
            <w:r w:rsidRPr="00CA0A82">
              <w:rPr>
                <w:rStyle w:val="Hyperlink"/>
                <w:noProof/>
              </w:rPr>
              <w:t>APPENDIX A: MEETING MINUTES AND CORRESPONDENCE</w:t>
            </w:r>
            <w:r>
              <w:rPr>
                <w:noProof/>
                <w:webHidden/>
              </w:rPr>
              <w:tab/>
            </w:r>
            <w:r>
              <w:rPr>
                <w:noProof/>
                <w:webHidden/>
              </w:rPr>
              <w:fldChar w:fldCharType="begin"/>
            </w:r>
            <w:r>
              <w:rPr>
                <w:noProof/>
                <w:webHidden/>
              </w:rPr>
              <w:instrText xml:space="preserve"> PAGEREF _Toc527711491 \h </w:instrText>
            </w:r>
          </w:ins>
          <w:r>
            <w:rPr>
              <w:noProof/>
              <w:webHidden/>
            </w:rPr>
          </w:r>
          <w:r>
            <w:rPr>
              <w:noProof/>
              <w:webHidden/>
            </w:rPr>
            <w:fldChar w:fldCharType="separate"/>
          </w:r>
          <w:ins w:id="293" w:author="Ryan G" w:date="2018-10-19T11:22:00Z">
            <w:r>
              <w:rPr>
                <w:noProof/>
                <w:webHidden/>
              </w:rPr>
              <w:t>20</w:t>
            </w:r>
            <w:r>
              <w:rPr>
                <w:noProof/>
                <w:webHidden/>
              </w:rPr>
              <w:fldChar w:fldCharType="end"/>
            </w:r>
            <w:r w:rsidRPr="00CA0A82">
              <w:rPr>
                <w:rStyle w:val="Hyperlink"/>
                <w:noProof/>
              </w:rPr>
              <w:fldChar w:fldCharType="end"/>
            </w:r>
          </w:ins>
        </w:p>
        <w:p w14:paraId="44ACF9DB" w14:textId="0DC3E19C" w:rsidR="004F7819" w:rsidRDefault="004F7819">
          <w:pPr>
            <w:pStyle w:val="TOC2"/>
            <w:tabs>
              <w:tab w:val="right" w:leader="dot" w:pos="9350"/>
            </w:tabs>
            <w:rPr>
              <w:ins w:id="294" w:author="Ryan G" w:date="2018-10-19T11:22:00Z"/>
              <w:b w:val="0"/>
              <w:bCs w:val="0"/>
              <w:noProof/>
              <w:kern w:val="0"/>
              <w:lang w:eastAsia="en-AU"/>
              <w14:ligatures w14:val="none"/>
            </w:rPr>
          </w:pPr>
          <w:ins w:id="29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"_Toc527711492"</w:instrText>
            </w:r>
            <w:r w:rsidRPr="00CA0A82">
              <w:rPr>
                <w:rStyle w:val="Hyperlink"/>
                <w:noProof/>
              </w:rPr>
              <w:instrText xml:space="preserve"> </w:instrText>
            </w:r>
            <w:r w:rsidRPr="00CA0A82">
              <w:rPr>
                <w:rStyle w:val="Hyperlink"/>
                <w:noProof/>
              </w:rPr>
              <w:fldChar w:fldCharType="separate"/>
            </w:r>
            <w:r w:rsidRPr="00CA0A82">
              <w:rPr>
                <w:rStyle w:val="Hyperlink"/>
                <w:noProof/>
              </w:rPr>
              <w:t>ZOOM MEETING MINUTES</w:t>
            </w:r>
            <w:r>
              <w:rPr>
                <w:noProof/>
                <w:webHidden/>
              </w:rPr>
              <w:tab/>
            </w:r>
            <w:r>
              <w:rPr>
                <w:noProof/>
                <w:webHidden/>
              </w:rPr>
              <w:fldChar w:fldCharType="begin"/>
            </w:r>
            <w:r>
              <w:rPr>
                <w:noProof/>
                <w:webHidden/>
              </w:rPr>
              <w:instrText xml:space="preserve"> PAGEREF _Toc527711492 \h </w:instrText>
            </w:r>
          </w:ins>
          <w:r>
            <w:rPr>
              <w:noProof/>
              <w:webHidden/>
            </w:rPr>
          </w:r>
          <w:r>
            <w:rPr>
              <w:noProof/>
              <w:webHidden/>
            </w:rPr>
            <w:fldChar w:fldCharType="separate"/>
          </w:r>
          <w:ins w:id="296" w:author="Ryan G" w:date="2018-10-19T11:22:00Z">
            <w:r>
              <w:rPr>
                <w:noProof/>
                <w:webHidden/>
              </w:rPr>
              <w:t>20</w:t>
            </w:r>
            <w:r>
              <w:rPr>
                <w:noProof/>
                <w:webHidden/>
              </w:rPr>
              <w:fldChar w:fldCharType="end"/>
            </w:r>
            <w:r w:rsidRPr="00CA0A82">
              <w:rPr>
                <w:rStyle w:val="Hyperlink"/>
                <w:noProof/>
              </w:rPr>
              <w:fldChar w:fldCharType="end"/>
            </w:r>
          </w:ins>
        </w:p>
        <w:p w14:paraId="3AFA2711" w14:textId="5DBD31A4" w:rsidR="004F7819" w:rsidRDefault="004F7819">
          <w:pPr>
            <w:pStyle w:val="TOC2"/>
            <w:tabs>
              <w:tab w:val="right" w:leader="dot" w:pos="9350"/>
            </w:tabs>
            <w:rPr>
              <w:ins w:id="297" w:author="Ryan G" w:date="2018-10-19T11:22:00Z"/>
              <w:b w:val="0"/>
              <w:bCs w:val="0"/>
              <w:noProof/>
              <w:kern w:val="0"/>
              <w:lang w:eastAsia="en-AU"/>
              <w14:ligatures w14:val="none"/>
            </w:rPr>
          </w:pPr>
          <w:ins w:id="29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"_Toc527711493"</w:instrText>
            </w:r>
            <w:r w:rsidRPr="00CA0A82">
              <w:rPr>
                <w:rStyle w:val="Hyperlink"/>
                <w:noProof/>
              </w:rPr>
              <w:instrText xml:space="preserve"> </w:instrText>
            </w:r>
            <w:r w:rsidRPr="00CA0A82">
              <w:rPr>
                <w:rStyle w:val="Hyperlink"/>
                <w:noProof/>
              </w:rPr>
              <w:fldChar w:fldCharType="separate"/>
            </w:r>
            <w:r w:rsidRPr="00CA0A82">
              <w:rPr>
                <w:rStyle w:val="Hyperlink"/>
                <w:noProof/>
              </w:rPr>
              <w:t>MESSENGER MEETING MINUTES</w:t>
            </w:r>
            <w:r>
              <w:rPr>
                <w:noProof/>
                <w:webHidden/>
              </w:rPr>
              <w:tab/>
            </w:r>
            <w:r>
              <w:rPr>
                <w:noProof/>
                <w:webHidden/>
              </w:rPr>
              <w:fldChar w:fldCharType="begin"/>
            </w:r>
            <w:r>
              <w:rPr>
                <w:noProof/>
                <w:webHidden/>
              </w:rPr>
              <w:instrText xml:space="preserve"> PAGEREF _Toc527711493 \h </w:instrText>
            </w:r>
          </w:ins>
          <w:r>
            <w:rPr>
              <w:noProof/>
              <w:webHidden/>
            </w:rPr>
          </w:r>
          <w:r>
            <w:rPr>
              <w:noProof/>
              <w:webHidden/>
            </w:rPr>
            <w:fldChar w:fldCharType="separate"/>
          </w:r>
          <w:ins w:id="299" w:author="Ryan G" w:date="2018-10-19T11:22:00Z">
            <w:r>
              <w:rPr>
                <w:noProof/>
                <w:webHidden/>
              </w:rPr>
              <w:t>25</w:t>
            </w:r>
            <w:r>
              <w:rPr>
                <w:noProof/>
                <w:webHidden/>
              </w:rPr>
              <w:fldChar w:fldCharType="end"/>
            </w:r>
            <w:r w:rsidRPr="00CA0A82">
              <w:rPr>
                <w:rStyle w:val="Hyperlink"/>
                <w:noProof/>
              </w:rPr>
              <w:fldChar w:fldCharType="end"/>
            </w:r>
          </w:ins>
        </w:p>
        <w:p w14:paraId="29B98F38" w14:textId="07C69863" w:rsidR="004F7819" w:rsidRDefault="004F7819">
          <w:pPr>
            <w:pStyle w:val="TOC2"/>
            <w:tabs>
              <w:tab w:val="right" w:leader="dot" w:pos="9350"/>
            </w:tabs>
            <w:rPr>
              <w:ins w:id="300" w:author="Ryan G" w:date="2018-10-19T11:22:00Z"/>
              <w:b w:val="0"/>
              <w:bCs w:val="0"/>
              <w:noProof/>
              <w:kern w:val="0"/>
              <w:lang w:eastAsia="en-AU"/>
              <w14:ligatures w14:val="none"/>
            </w:rPr>
          </w:pPr>
          <w:ins w:id="30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"_Toc527711494"</w:instrText>
            </w:r>
            <w:r w:rsidRPr="00CA0A82">
              <w:rPr>
                <w:rStyle w:val="Hyperlink"/>
                <w:noProof/>
              </w:rPr>
              <w:instrText xml:space="preserve"> </w:instrText>
            </w:r>
            <w:r w:rsidRPr="00CA0A82">
              <w:rPr>
                <w:rStyle w:val="Hyperlink"/>
                <w:noProof/>
              </w:rPr>
              <w:fldChar w:fldCharType="separate"/>
            </w:r>
            <w:r w:rsidRPr="00CA0A82">
              <w:rPr>
                <w:rStyle w:val="Hyperlink"/>
                <w:noProof/>
              </w:rPr>
              <w:t>EMAIL CORRESPONDENCE</w:t>
            </w:r>
            <w:r>
              <w:rPr>
                <w:noProof/>
                <w:webHidden/>
              </w:rPr>
              <w:tab/>
            </w:r>
            <w:r>
              <w:rPr>
                <w:noProof/>
                <w:webHidden/>
              </w:rPr>
              <w:fldChar w:fldCharType="begin"/>
            </w:r>
            <w:r>
              <w:rPr>
                <w:noProof/>
                <w:webHidden/>
              </w:rPr>
              <w:instrText xml:space="preserve"> PAGEREF _Toc527711494 \h </w:instrText>
            </w:r>
          </w:ins>
          <w:r>
            <w:rPr>
              <w:noProof/>
              <w:webHidden/>
            </w:rPr>
          </w:r>
          <w:r>
            <w:rPr>
              <w:noProof/>
              <w:webHidden/>
            </w:rPr>
            <w:fldChar w:fldCharType="separate"/>
          </w:r>
          <w:ins w:id="302" w:author="Ryan G" w:date="2018-10-19T11:22:00Z">
            <w:r>
              <w:rPr>
                <w:noProof/>
                <w:webHidden/>
              </w:rPr>
              <w:t>27</w:t>
            </w:r>
            <w:r>
              <w:rPr>
                <w:noProof/>
                <w:webHidden/>
              </w:rPr>
              <w:fldChar w:fldCharType="end"/>
            </w:r>
            <w:r w:rsidRPr="00CA0A82">
              <w:rPr>
                <w:rStyle w:val="Hyperlink"/>
                <w:noProof/>
              </w:rPr>
              <w:fldChar w:fldCharType="end"/>
            </w:r>
          </w:ins>
        </w:p>
        <w:p w14:paraId="4EB81B3A" w14:textId="4E4AE3CF" w:rsidR="004F7819" w:rsidRDefault="004F7819">
          <w:pPr>
            <w:pStyle w:val="TOC1"/>
            <w:tabs>
              <w:tab w:val="right" w:leader="dot" w:pos="9350"/>
            </w:tabs>
            <w:rPr>
              <w:ins w:id="303" w:author="Ryan G" w:date="2018-10-19T11:22:00Z"/>
              <w:b w:val="0"/>
              <w:bCs w:val="0"/>
              <w:i w:val="0"/>
              <w:iCs w:val="0"/>
              <w:noProof/>
              <w:kern w:val="0"/>
              <w:sz w:val="22"/>
              <w:szCs w:val="22"/>
              <w:lang w:eastAsia="en-AU"/>
              <w14:ligatures w14:val="none"/>
            </w:rPr>
          </w:pPr>
          <w:ins w:id="30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"_Toc527711495"</w:instrText>
            </w:r>
            <w:r w:rsidRPr="00CA0A82">
              <w:rPr>
                <w:rStyle w:val="Hyperlink"/>
                <w:noProof/>
              </w:rPr>
              <w:instrText xml:space="preserve"> </w:instrText>
            </w:r>
            <w:r w:rsidRPr="00CA0A82">
              <w:rPr>
                <w:rStyle w:val="Hyperlink"/>
                <w:noProof/>
              </w:rPr>
              <w:fldChar w:fldCharType="separate"/>
            </w:r>
            <w:r w:rsidRPr="00CA0A82">
              <w:rPr>
                <w:rStyle w:val="Hyperlink"/>
                <w:noProof/>
              </w:rPr>
              <w:t>APPENDIX B: ACTIVITY LOG SHEETS</w:t>
            </w:r>
            <w:r>
              <w:rPr>
                <w:noProof/>
                <w:webHidden/>
              </w:rPr>
              <w:tab/>
            </w:r>
            <w:r>
              <w:rPr>
                <w:noProof/>
                <w:webHidden/>
              </w:rPr>
              <w:fldChar w:fldCharType="begin"/>
            </w:r>
            <w:r>
              <w:rPr>
                <w:noProof/>
                <w:webHidden/>
              </w:rPr>
              <w:instrText xml:space="preserve"> PAGEREF _Toc527711495 \h </w:instrText>
            </w:r>
          </w:ins>
          <w:r>
            <w:rPr>
              <w:noProof/>
              <w:webHidden/>
            </w:rPr>
          </w:r>
          <w:r>
            <w:rPr>
              <w:noProof/>
              <w:webHidden/>
            </w:rPr>
            <w:fldChar w:fldCharType="separate"/>
          </w:r>
          <w:ins w:id="305" w:author="Ryan G" w:date="2018-10-19T11:22:00Z">
            <w:r>
              <w:rPr>
                <w:noProof/>
                <w:webHidden/>
              </w:rPr>
              <w:t>33</w:t>
            </w:r>
            <w:r>
              <w:rPr>
                <w:noProof/>
                <w:webHidden/>
              </w:rPr>
              <w:fldChar w:fldCharType="end"/>
            </w:r>
            <w:r w:rsidRPr="00CA0A82">
              <w:rPr>
                <w:rStyle w:val="Hyperlink"/>
                <w:noProof/>
              </w:rPr>
              <w:fldChar w:fldCharType="end"/>
            </w:r>
          </w:ins>
        </w:p>
        <w:p w14:paraId="07F96FA4" w14:textId="391E0C43" w:rsidR="004F7819" w:rsidRDefault="004F7819">
          <w:pPr>
            <w:pStyle w:val="TOC2"/>
            <w:tabs>
              <w:tab w:val="right" w:leader="dot" w:pos="9350"/>
            </w:tabs>
            <w:rPr>
              <w:ins w:id="306" w:author="Ryan G" w:date="2018-10-19T11:22:00Z"/>
              <w:b w:val="0"/>
              <w:bCs w:val="0"/>
              <w:noProof/>
              <w:kern w:val="0"/>
              <w:lang w:eastAsia="en-AU"/>
              <w14:ligatures w14:val="none"/>
            </w:rPr>
          </w:pPr>
          <w:ins w:id="307"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"_Toc527711496"</w:instrText>
            </w:r>
            <w:r w:rsidRPr="00CA0A82">
              <w:rPr>
                <w:rStyle w:val="Hyperlink"/>
                <w:noProof/>
              </w:rPr>
              <w:instrText xml:space="preserve"> </w:instrText>
            </w:r>
            <w:r w:rsidRPr="00CA0A82">
              <w:rPr>
                <w:rStyle w:val="Hyperlink"/>
                <w:noProof/>
              </w:rPr>
              <w:fldChar w:fldCharType="separate"/>
            </w:r>
            <w:r w:rsidRPr="00CA0A82">
              <w:rPr>
                <w:rStyle w:val="Hyperlink"/>
                <w:noProof/>
              </w:rPr>
              <w:t>GROUP SUMMARY OF ACTIVITY LOG SHEETS</w:t>
            </w:r>
            <w:r>
              <w:rPr>
                <w:noProof/>
                <w:webHidden/>
              </w:rPr>
              <w:tab/>
            </w:r>
            <w:r>
              <w:rPr>
                <w:noProof/>
                <w:webHidden/>
              </w:rPr>
              <w:fldChar w:fldCharType="begin"/>
            </w:r>
            <w:r>
              <w:rPr>
                <w:noProof/>
                <w:webHidden/>
              </w:rPr>
              <w:instrText xml:space="preserve"> PAGEREF _Toc527711496 \h </w:instrText>
            </w:r>
          </w:ins>
          <w:r>
            <w:rPr>
              <w:noProof/>
              <w:webHidden/>
            </w:rPr>
          </w:r>
          <w:r>
            <w:rPr>
              <w:noProof/>
              <w:webHidden/>
            </w:rPr>
            <w:fldChar w:fldCharType="separate"/>
          </w:r>
          <w:ins w:id="308" w:author="Ryan G" w:date="2018-10-19T11:22:00Z">
            <w:r>
              <w:rPr>
                <w:noProof/>
                <w:webHidden/>
              </w:rPr>
              <w:t>33</w:t>
            </w:r>
            <w:r>
              <w:rPr>
                <w:noProof/>
                <w:webHidden/>
              </w:rPr>
              <w:fldChar w:fldCharType="end"/>
            </w:r>
            <w:r w:rsidRPr="00CA0A82">
              <w:rPr>
                <w:rStyle w:val="Hyperlink"/>
                <w:noProof/>
              </w:rPr>
              <w:fldChar w:fldCharType="end"/>
            </w:r>
          </w:ins>
        </w:p>
        <w:p w14:paraId="073CABD1" w14:textId="7E543E3A" w:rsidR="004F7819" w:rsidRDefault="004F7819">
          <w:pPr>
            <w:pStyle w:val="TOC2"/>
            <w:tabs>
              <w:tab w:val="right" w:leader="dot" w:pos="9350"/>
            </w:tabs>
            <w:rPr>
              <w:ins w:id="309" w:author="Ryan G" w:date="2018-10-19T11:22:00Z"/>
              <w:b w:val="0"/>
              <w:bCs w:val="0"/>
              <w:noProof/>
              <w:kern w:val="0"/>
              <w:lang w:eastAsia="en-AU"/>
              <w14:ligatures w14:val="none"/>
            </w:rPr>
          </w:pPr>
          <w:ins w:id="310" w:author="Ryan G" w:date="2018-10-19T11:22:00Z">
            <w:r w:rsidRPr="00CA0A82">
              <w:rPr>
                <w:rStyle w:val="Hyperlink"/>
                <w:noProof/>
              </w:rPr>
              <w:lastRenderedPageBreak/>
              <w:fldChar w:fldCharType="begin"/>
            </w:r>
            <w:r w:rsidRPr="00CA0A82">
              <w:rPr>
                <w:rStyle w:val="Hyperlink"/>
                <w:noProof/>
              </w:rPr>
              <w:instrText xml:space="preserve"> </w:instrText>
            </w:r>
            <w:r>
              <w:rPr>
                <w:noProof/>
              </w:rPr>
              <w:instrText>HYPERLINK \l "_Toc527711497"</w:instrText>
            </w:r>
            <w:r w:rsidRPr="00CA0A82">
              <w:rPr>
                <w:rStyle w:val="Hyperlink"/>
                <w:noProof/>
              </w:rPr>
              <w:instrText xml:space="preserve"> </w:instrText>
            </w:r>
            <w:r w:rsidRPr="00CA0A82">
              <w:rPr>
                <w:rStyle w:val="Hyperlink"/>
                <w:noProof/>
              </w:rPr>
              <w:fldChar w:fldCharType="separate"/>
            </w:r>
            <w:r w:rsidRPr="00CA0A82">
              <w:rPr>
                <w:rStyle w:val="Hyperlink"/>
                <w:noProof/>
              </w:rPr>
              <w:t>GROUP CONTRIBUTION BREAKDOWN</w:t>
            </w:r>
            <w:r>
              <w:rPr>
                <w:noProof/>
                <w:webHidden/>
              </w:rPr>
              <w:tab/>
            </w:r>
            <w:r>
              <w:rPr>
                <w:noProof/>
                <w:webHidden/>
              </w:rPr>
              <w:fldChar w:fldCharType="begin"/>
            </w:r>
            <w:r>
              <w:rPr>
                <w:noProof/>
                <w:webHidden/>
              </w:rPr>
              <w:instrText xml:space="preserve"> PAGEREF _Toc527711497 \h </w:instrText>
            </w:r>
          </w:ins>
          <w:r>
            <w:rPr>
              <w:noProof/>
              <w:webHidden/>
            </w:rPr>
          </w:r>
          <w:r>
            <w:rPr>
              <w:noProof/>
              <w:webHidden/>
            </w:rPr>
            <w:fldChar w:fldCharType="separate"/>
          </w:r>
          <w:ins w:id="311" w:author="Ryan G" w:date="2018-10-19T11:22:00Z">
            <w:r>
              <w:rPr>
                <w:noProof/>
                <w:webHidden/>
              </w:rPr>
              <w:t>34</w:t>
            </w:r>
            <w:r>
              <w:rPr>
                <w:noProof/>
                <w:webHidden/>
              </w:rPr>
              <w:fldChar w:fldCharType="end"/>
            </w:r>
            <w:r w:rsidRPr="00CA0A82">
              <w:rPr>
                <w:rStyle w:val="Hyperlink"/>
                <w:noProof/>
              </w:rPr>
              <w:fldChar w:fldCharType="end"/>
            </w:r>
          </w:ins>
        </w:p>
        <w:p w14:paraId="3D981E1C" w14:textId="700F6D48" w:rsidR="004F7819" w:rsidRDefault="004F7819">
          <w:pPr>
            <w:pStyle w:val="TOC3"/>
            <w:tabs>
              <w:tab w:val="right" w:leader="dot" w:pos="9350"/>
            </w:tabs>
            <w:rPr>
              <w:ins w:id="312" w:author="Ryan G" w:date="2018-10-19T11:22:00Z"/>
              <w:noProof/>
              <w:kern w:val="0"/>
              <w:sz w:val="22"/>
              <w:szCs w:val="22"/>
              <w:lang w:eastAsia="en-AU"/>
              <w14:ligatures w14:val="none"/>
            </w:rPr>
          </w:pPr>
          <w:ins w:id="313"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"_Toc527711498"</w:instrText>
            </w:r>
            <w:r w:rsidRPr="00CA0A82">
              <w:rPr>
                <w:rStyle w:val="Hyperlink"/>
                <w:noProof/>
              </w:rPr>
              <w:instrText xml:space="preserve"> </w:instrText>
            </w:r>
            <w:r w:rsidRPr="00CA0A82">
              <w:rPr>
                <w:rStyle w:val="Hyperlink"/>
                <w:noProof/>
              </w:rPr>
              <w:fldChar w:fldCharType="separate"/>
            </w:r>
            <w:r w:rsidRPr="00CA0A82">
              <w:rPr>
                <w:rStyle w:val="Hyperlink"/>
                <w:noProof/>
              </w:rPr>
              <w:t>GREGORY’S SUMMARY OF ACTIVITY LOG SHEETS</w:t>
            </w:r>
            <w:r>
              <w:rPr>
                <w:noProof/>
                <w:webHidden/>
              </w:rPr>
              <w:tab/>
            </w:r>
            <w:r>
              <w:rPr>
                <w:noProof/>
                <w:webHidden/>
              </w:rPr>
              <w:fldChar w:fldCharType="begin"/>
            </w:r>
            <w:r>
              <w:rPr>
                <w:noProof/>
                <w:webHidden/>
              </w:rPr>
              <w:instrText xml:space="preserve"> PAGEREF _Toc527711498 \h </w:instrText>
            </w:r>
          </w:ins>
          <w:r>
            <w:rPr>
              <w:noProof/>
              <w:webHidden/>
            </w:rPr>
          </w:r>
          <w:r>
            <w:rPr>
              <w:noProof/>
              <w:webHidden/>
            </w:rPr>
            <w:fldChar w:fldCharType="separate"/>
          </w:r>
          <w:ins w:id="314" w:author="Ryan G" w:date="2018-10-19T11:22:00Z">
            <w:r>
              <w:rPr>
                <w:noProof/>
                <w:webHidden/>
              </w:rPr>
              <w:t>35</w:t>
            </w:r>
            <w:r>
              <w:rPr>
                <w:noProof/>
                <w:webHidden/>
              </w:rPr>
              <w:fldChar w:fldCharType="end"/>
            </w:r>
            <w:r w:rsidRPr="00CA0A82">
              <w:rPr>
                <w:rStyle w:val="Hyperlink"/>
                <w:noProof/>
              </w:rPr>
              <w:fldChar w:fldCharType="end"/>
            </w:r>
          </w:ins>
        </w:p>
        <w:p w14:paraId="0FC7DFF5" w14:textId="18BEB173" w:rsidR="004F7819" w:rsidRDefault="004F7819">
          <w:pPr>
            <w:pStyle w:val="TOC3"/>
            <w:tabs>
              <w:tab w:val="right" w:leader="dot" w:pos="9350"/>
            </w:tabs>
            <w:rPr>
              <w:ins w:id="315" w:author="Ryan G" w:date="2018-10-19T11:22:00Z"/>
              <w:noProof/>
              <w:kern w:val="0"/>
              <w:sz w:val="22"/>
              <w:szCs w:val="22"/>
              <w:lang w:eastAsia="en-AU"/>
              <w14:ligatures w14:val="none"/>
            </w:rPr>
          </w:pPr>
          <w:ins w:id="316"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"_Toc527711499"</w:instrText>
            </w:r>
            <w:r w:rsidRPr="00CA0A82">
              <w:rPr>
                <w:rStyle w:val="Hyperlink"/>
                <w:noProof/>
              </w:rPr>
              <w:instrText xml:space="preserve"> </w:instrText>
            </w:r>
            <w:r w:rsidRPr="00CA0A82">
              <w:rPr>
                <w:rStyle w:val="Hyperlink"/>
                <w:noProof/>
              </w:rPr>
              <w:fldChar w:fldCharType="separate"/>
            </w:r>
            <w:r w:rsidRPr="00CA0A82">
              <w:rPr>
                <w:rStyle w:val="Hyperlink"/>
                <w:noProof/>
              </w:rPr>
              <w:t>RYAN’S SUMMARY OF ACTIVITY LOG SHEETS</w:t>
            </w:r>
            <w:r>
              <w:rPr>
                <w:noProof/>
                <w:webHidden/>
              </w:rPr>
              <w:tab/>
            </w:r>
            <w:r>
              <w:rPr>
                <w:noProof/>
                <w:webHidden/>
              </w:rPr>
              <w:fldChar w:fldCharType="begin"/>
            </w:r>
            <w:r>
              <w:rPr>
                <w:noProof/>
                <w:webHidden/>
              </w:rPr>
              <w:instrText xml:space="preserve"> PAGEREF _Toc527711499 \h </w:instrText>
            </w:r>
          </w:ins>
          <w:r>
            <w:rPr>
              <w:noProof/>
              <w:webHidden/>
            </w:rPr>
          </w:r>
          <w:r>
            <w:rPr>
              <w:noProof/>
              <w:webHidden/>
            </w:rPr>
            <w:fldChar w:fldCharType="separate"/>
          </w:r>
          <w:ins w:id="317" w:author="Ryan G" w:date="2018-10-19T11:22:00Z">
            <w:r>
              <w:rPr>
                <w:noProof/>
                <w:webHidden/>
              </w:rPr>
              <w:t>36</w:t>
            </w:r>
            <w:r>
              <w:rPr>
                <w:noProof/>
                <w:webHidden/>
              </w:rPr>
              <w:fldChar w:fldCharType="end"/>
            </w:r>
            <w:r w:rsidRPr="00CA0A82">
              <w:rPr>
                <w:rStyle w:val="Hyperlink"/>
                <w:noProof/>
              </w:rPr>
              <w:fldChar w:fldCharType="end"/>
            </w:r>
          </w:ins>
        </w:p>
        <w:p w14:paraId="01E76DEF" w14:textId="7B4AE0D5" w:rsidR="004F7819" w:rsidRDefault="004F7819">
          <w:pPr>
            <w:pStyle w:val="TOC3"/>
            <w:tabs>
              <w:tab w:val="right" w:leader="dot" w:pos="9350"/>
            </w:tabs>
            <w:rPr>
              <w:ins w:id="318" w:author="Ryan G" w:date="2018-10-19T11:22:00Z"/>
              <w:noProof/>
              <w:kern w:val="0"/>
              <w:sz w:val="22"/>
              <w:szCs w:val="22"/>
              <w:lang w:eastAsia="en-AU"/>
              <w14:ligatures w14:val="none"/>
            </w:rPr>
          </w:pPr>
          <w:ins w:id="319"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"_Toc527711500"</w:instrText>
            </w:r>
            <w:r w:rsidRPr="00CA0A82">
              <w:rPr>
                <w:rStyle w:val="Hyperlink"/>
                <w:noProof/>
              </w:rPr>
              <w:instrText xml:space="preserve"> </w:instrText>
            </w:r>
            <w:r w:rsidRPr="00CA0A82">
              <w:rPr>
                <w:rStyle w:val="Hyperlink"/>
                <w:noProof/>
              </w:rPr>
              <w:fldChar w:fldCharType="separate"/>
            </w:r>
            <w:r w:rsidRPr="00CA0A82">
              <w:rPr>
                <w:rStyle w:val="Hyperlink"/>
                <w:noProof/>
              </w:rPr>
              <w:t>ANDREW’S SUMMARY OF ACTIVITY LOG SHEETS</w:t>
            </w:r>
            <w:r>
              <w:rPr>
                <w:noProof/>
                <w:webHidden/>
              </w:rPr>
              <w:tab/>
            </w:r>
            <w:r>
              <w:rPr>
                <w:noProof/>
                <w:webHidden/>
              </w:rPr>
              <w:fldChar w:fldCharType="begin"/>
            </w:r>
            <w:r>
              <w:rPr>
                <w:noProof/>
                <w:webHidden/>
              </w:rPr>
              <w:instrText xml:space="preserve"> PAGEREF _Toc527711500 \h </w:instrText>
            </w:r>
          </w:ins>
          <w:r>
            <w:rPr>
              <w:noProof/>
              <w:webHidden/>
            </w:rPr>
          </w:r>
          <w:r>
            <w:rPr>
              <w:noProof/>
              <w:webHidden/>
            </w:rPr>
            <w:fldChar w:fldCharType="separate"/>
          </w:r>
          <w:ins w:id="320" w:author="Ryan G" w:date="2018-10-19T11:22:00Z">
            <w:r>
              <w:rPr>
                <w:noProof/>
                <w:webHidden/>
              </w:rPr>
              <w:t>37</w:t>
            </w:r>
            <w:r>
              <w:rPr>
                <w:noProof/>
                <w:webHidden/>
              </w:rPr>
              <w:fldChar w:fldCharType="end"/>
            </w:r>
            <w:r w:rsidRPr="00CA0A82">
              <w:rPr>
                <w:rStyle w:val="Hyperlink"/>
                <w:noProof/>
              </w:rPr>
              <w:fldChar w:fldCharType="end"/>
            </w:r>
          </w:ins>
        </w:p>
        <w:p w14:paraId="26711895" w14:textId="4D40A9AA" w:rsidR="004F7819" w:rsidRDefault="004F7819">
          <w:pPr>
            <w:pStyle w:val="TOC3"/>
            <w:tabs>
              <w:tab w:val="right" w:leader="dot" w:pos="9350"/>
            </w:tabs>
            <w:rPr>
              <w:ins w:id="321" w:author="Ryan G" w:date="2018-10-19T11:22:00Z"/>
              <w:noProof/>
              <w:kern w:val="0"/>
              <w:sz w:val="22"/>
              <w:szCs w:val="22"/>
              <w:lang w:eastAsia="en-AU"/>
              <w14:ligatures w14:val="none"/>
            </w:rPr>
          </w:pPr>
          <w:ins w:id="322"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"_Toc527711501"</w:instrText>
            </w:r>
            <w:r w:rsidRPr="00CA0A82">
              <w:rPr>
                <w:rStyle w:val="Hyperlink"/>
                <w:noProof/>
              </w:rPr>
              <w:instrText xml:space="preserve"> </w:instrText>
            </w:r>
            <w:r w:rsidRPr="00CA0A82">
              <w:rPr>
                <w:rStyle w:val="Hyperlink"/>
                <w:noProof/>
              </w:rPr>
              <w:fldChar w:fldCharType="separate"/>
            </w:r>
            <w:r w:rsidRPr="00CA0A82">
              <w:rPr>
                <w:rStyle w:val="Hyperlink"/>
                <w:noProof/>
              </w:rPr>
              <w:t>ISAAC’S SUMMARY OF ACTIVITY LOG SHEETS</w:t>
            </w:r>
            <w:r>
              <w:rPr>
                <w:noProof/>
                <w:webHidden/>
              </w:rPr>
              <w:tab/>
            </w:r>
            <w:r>
              <w:rPr>
                <w:noProof/>
                <w:webHidden/>
              </w:rPr>
              <w:fldChar w:fldCharType="begin"/>
            </w:r>
            <w:r>
              <w:rPr>
                <w:noProof/>
                <w:webHidden/>
              </w:rPr>
              <w:instrText xml:space="preserve"> PAGEREF _Toc527711501 \h </w:instrText>
            </w:r>
          </w:ins>
          <w:r>
            <w:rPr>
              <w:noProof/>
              <w:webHidden/>
            </w:rPr>
          </w:r>
          <w:r>
            <w:rPr>
              <w:noProof/>
              <w:webHidden/>
            </w:rPr>
            <w:fldChar w:fldCharType="separate"/>
          </w:r>
          <w:ins w:id="323" w:author="Ryan G" w:date="2018-10-19T11:22:00Z">
            <w:r>
              <w:rPr>
                <w:noProof/>
                <w:webHidden/>
              </w:rPr>
              <w:t>38</w:t>
            </w:r>
            <w:r>
              <w:rPr>
                <w:noProof/>
                <w:webHidden/>
              </w:rPr>
              <w:fldChar w:fldCharType="end"/>
            </w:r>
            <w:r w:rsidRPr="00CA0A82">
              <w:rPr>
                <w:rStyle w:val="Hyperlink"/>
                <w:noProof/>
              </w:rPr>
              <w:fldChar w:fldCharType="end"/>
            </w:r>
          </w:ins>
        </w:p>
        <w:p w14:paraId="5BC8CCCB" w14:textId="2767286D" w:rsidR="004F7819" w:rsidRDefault="004F7819">
          <w:pPr>
            <w:pStyle w:val="TOC3"/>
            <w:tabs>
              <w:tab w:val="right" w:leader="dot" w:pos="9350"/>
            </w:tabs>
            <w:rPr>
              <w:ins w:id="324" w:author="Ryan G" w:date="2018-10-19T11:22:00Z"/>
              <w:noProof/>
              <w:kern w:val="0"/>
              <w:sz w:val="22"/>
              <w:szCs w:val="22"/>
              <w:lang w:eastAsia="en-AU"/>
              <w14:ligatures w14:val="none"/>
            </w:rPr>
          </w:pPr>
          <w:ins w:id="325"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"_Toc527711502"</w:instrText>
            </w:r>
            <w:r w:rsidRPr="00CA0A82">
              <w:rPr>
                <w:rStyle w:val="Hyperlink"/>
                <w:noProof/>
              </w:rPr>
              <w:instrText xml:space="preserve"> </w:instrText>
            </w:r>
            <w:r w:rsidRPr="00CA0A82">
              <w:rPr>
                <w:rStyle w:val="Hyperlink"/>
                <w:noProof/>
              </w:rPr>
              <w:fldChar w:fldCharType="separate"/>
            </w:r>
            <w:r w:rsidRPr="00CA0A82">
              <w:rPr>
                <w:rStyle w:val="Hyperlink"/>
                <w:noProof/>
              </w:rPr>
              <w:t>GREGORY’S LOG SHEETS</w:t>
            </w:r>
            <w:r>
              <w:rPr>
                <w:noProof/>
                <w:webHidden/>
              </w:rPr>
              <w:tab/>
            </w:r>
            <w:r>
              <w:rPr>
                <w:noProof/>
                <w:webHidden/>
              </w:rPr>
              <w:fldChar w:fldCharType="begin"/>
            </w:r>
            <w:r>
              <w:rPr>
                <w:noProof/>
                <w:webHidden/>
              </w:rPr>
              <w:instrText xml:space="preserve"> PAGEREF _Toc527711502 \h </w:instrText>
            </w:r>
          </w:ins>
          <w:r>
            <w:rPr>
              <w:noProof/>
              <w:webHidden/>
            </w:rPr>
          </w:r>
          <w:r>
            <w:rPr>
              <w:noProof/>
              <w:webHidden/>
            </w:rPr>
            <w:fldChar w:fldCharType="separate"/>
          </w:r>
          <w:ins w:id="326" w:author="Ryan G" w:date="2018-10-19T11:22:00Z">
            <w:r>
              <w:rPr>
                <w:noProof/>
                <w:webHidden/>
              </w:rPr>
              <w:t>39</w:t>
            </w:r>
            <w:r>
              <w:rPr>
                <w:noProof/>
                <w:webHidden/>
              </w:rPr>
              <w:fldChar w:fldCharType="end"/>
            </w:r>
            <w:r w:rsidRPr="00CA0A82">
              <w:rPr>
                <w:rStyle w:val="Hyperlink"/>
                <w:noProof/>
              </w:rPr>
              <w:fldChar w:fldCharType="end"/>
            </w:r>
          </w:ins>
        </w:p>
        <w:p w14:paraId="41656F39" w14:textId="67F6AEBA" w:rsidR="004F7819" w:rsidRDefault="004F7819">
          <w:pPr>
            <w:pStyle w:val="TOC3"/>
            <w:tabs>
              <w:tab w:val="right" w:leader="dot" w:pos="9350"/>
            </w:tabs>
            <w:rPr>
              <w:ins w:id="327" w:author="Ryan G" w:date="2018-10-19T11:22:00Z"/>
              <w:noProof/>
              <w:kern w:val="0"/>
              <w:sz w:val="22"/>
              <w:szCs w:val="22"/>
              <w:lang w:eastAsia="en-AU"/>
              <w14:ligatures w14:val="none"/>
            </w:rPr>
          </w:pPr>
          <w:ins w:id="328"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"_Toc527711503"</w:instrText>
            </w:r>
            <w:r w:rsidRPr="00CA0A82">
              <w:rPr>
                <w:rStyle w:val="Hyperlink"/>
                <w:noProof/>
              </w:rPr>
              <w:instrText xml:space="preserve"> </w:instrText>
            </w:r>
            <w:r w:rsidRPr="00CA0A82">
              <w:rPr>
                <w:rStyle w:val="Hyperlink"/>
                <w:noProof/>
              </w:rPr>
              <w:fldChar w:fldCharType="separate"/>
            </w:r>
            <w:r w:rsidRPr="00CA0A82">
              <w:rPr>
                <w:rStyle w:val="Hyperlink"/>
                <w:noProof/>
              </w:rPr>
              <w:t>RYAN’S LOG SHEETS</w:t>
            </w:r>
            <w:r>
              <w:rPr>
                <w:noProof/>
                <w:webHidden/>
              </w:rPr>
              <w:tab/>
            </w:r>
            <w:r>
              <w:rPr>
                <w:noProof/>
                <w:webHidden/>
              </w:rPr>
              <w:fldChar w:fldCharType="begin"/>
            </w:r>
            <w:r>
              <w:rPr>
                <w:noProof/>
                <w:webHidden/>
              </w:rPr>
              <w:instrText xml:space="preserve"> PAGEREF _Toc527711503 \h </w:instrText>
            </w:r>
          </w:ins>
          <w:r>
            <w:rPr>
              <w:noProof/>
              <w:webHidden/>
            </w:rPr>
          </w:r>
          <w:r>
            <w:rPr>
              <w:noProof/>
              <w:webHidden/>
            </w:rPr>
            <w:fldChar w:fldCharType="separate"/>
          </w:r>
          <w:ins w:id="329" w:author="Ryan G" w:date="2018-10-19T11:22:00Z">
            <w:r>
              <w:rPr>
                <w:noProof/>
                <w:webHidden/>
              </w:rPr>
              <w:t>44</w:t>
            </w:r>
            <w:r>
              <w:rPr>
                <w:noProof/>
                <w:webHidden/>
              </w:rPr>
              <w:fldChar w:fldCharType="end"/>
            </w:r>
            <w:r w:rsidRPr="00CA0A82">
              <w:rPr>
                <w:rStyle w:val="Hyperlink"/>
                <w:noProof/>
              </w:rPr>
              <w:fldChar w:fldCharType="end"/>
            </w:r>
          </w:ins>
        </w:p>
        <w:p w14:paraId="6B68B1A0" w14:textId="1464CDD3" w:rsidR="004F7819" w:rsidRDefault="004F7819">
          <w:pPr>
            <w:pStyle w:val="TOC3"/>
            <w:tabs>
              <w:tab w:val="right" w:leader="dot" w:pos="9350"/>
            </w:tabs>
            <w:rPr>
              <w:ins w:id="330" w:author="Ryan G" w:date="2018-10-19T11:22:00Z"/>
              <w:noProof/>
              <w:kern w:val="0"/>
              <w:sz w:val="22"/>
              <w:szCs w:val="22"/>
              <w:lang w:eastAsia="en-AU"/>
              <w14:ligatures w14:val="none"/>
            </w:rPr>
          </w:pPr>
          <w:ins w:id="331"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"_Toc527711504"</w:instrText>
            </w:r>
            <w:r w:rsidRPr="00CA0A82">
              <w:rPr>
                <w:rStyle w:val="Hyperlink"/>
                <w:noProof/>
              </w:rPr>
              <w:instrText xml:space="preserve"> </w:instrText>
            </w:r>
            <w:r w:rsidRPr="00CA0A82">
              <w:rPr>
                <w:rStyle w:val="Hyperlink"/>
                <w:noProof/>
              </w:rPr>
              <w:fldChar w:fldCharType="separate"/>
            </w:r>
            <w:r w:rsidRPr="00CA0A82">
              <w:rPr>
                <w:rStyle w:val="Hyperlink"/>
                <w:noProof/>
              </w:rPr>
              <w:t>ISAACS LOG SHEETS</w:t>
            </w:r>
            <w:r>
              <w:rPr>
                <w:noProof/>
                <w:webHidden/>
              </w:rPr>
              <w:tab/>
            </w:r>
            <w:r>
              <w:rPr>
                <w:noProof/>
                <w:webHidden/>
              </w:rPr>
              <w:fldChar w:fldCharType="begin"/>
            </w:r>
            <w:r>
              <w:rPr>
                <w:noProof/>
                <w:webHidden/>
              </w:rPr>
              <w:instrText xml:space="preserve"> PAGEREF _Toc527711504 \h </w:instrText>
            </w:r>
          </w:ins>
          <w:r>
            <w:rPr>
              <w:noProof/>
              <w:webHidden/>
            </w:rPr>
          </w:r>
          <w:r>
            <w:rPr>
              <w:noProof/>
              <w:webHidden/>
            </w:rPr>
            <w:fldChar w:fldCharType="separate"/>
          </w:r>
          <w:ins w:id="332" w:author="Ryan G" w:date="2018-10-19T11:22:00Z">
            <w:r>
              <w:rPr>
                <w:noProof/>
                <w:webHidden/>
              </w:rPr>
              <w:t>53</w:t>
            </w:r>
            <w:r>
              <w:rPr>
                <w:noProof/>
                <w:webHidden/>
              </w:rPr>
              <w:fldChar w:fldCharType="end"/>
            </w:r>
            <w:r w:rsidRPr="00CA0A82">
              <w:rPr>
                <w:rStyle w:val="Hyperlink"/>
                <w:noProof/>
              </w:rPr>
              <w:fldChar w:fldCharType="end"/>
            </w:r>
          </w:ins>
        </w:p>
        <w:p w14:paraId="2A7331C0" w14:textId="2FC73048" w:rsidR="004F7819" w:rsidRDefault="004F7819">
          <w:pPr>
            <w:pStyle w:val="TOC3"/>
            <w:tabs>
              <w:tab w:val="right" w:leader="dot" w:pos="9350"/>
            </w:tabs>
            <w:rPr>
              <w:ins w:id="333" w:author="Ryan G" w:date="2018-10-19T11:22:00Z"/>
              <w:noProof/>
              <w:kern w:val="0"/>
              <w:sz w:val="22"/>
              <w:szCs w:val="22"/>
              <w:lang w:eastAsia="en-AU"/>
              <w14:ligatures w14:val="none"/>
            </w:rPr>
          </w:pPr>
          <w:ins w:id="334" w:author="Ryan G" w:date="2018-10-19T11:22:00Z">
            <w:r w:rsidRPr="00CA0A82">
              <w:rPr>
                <w:rStyle w:val="Hyperlink"/>
                <w:noProof/>
              </w:rPr>
              <w:fldChar w:fldCharType="begin"/>
            </w:r>
            <w:r w:rsidRPr="00CA0A82">
              <w:rPr>
                <w:rStyle w:val="Hyperlink"/>
                <w:noProof/>
              </w:rPr>
              <w:instrText xml:space="preserve"> </w:instrText>
            </w:r>
            <w:r>
              <w:rPr>
                <w:noProof/>
              </w:rPr>
              <w:instrText>HYPERLINK \l "_Toc527711505"</w:instrText>
            </w:r>
            <w:r w:rsidRPr="00CA0A82">
              <w:rPr>
                <w:rStyle w:val="Hyperlink"/>
                <w:noProof/>
              </w:rPr>
              <w:instrText xml:space="preserve"> </w:instrText>
            </w:r>
            <w:r w:rsidRPr="00CA0A82">
              <w:rPr>
                <w:rStyle w:val="Hyperlink"/>
                <w:noProof/>
              </w:rPr>
              <w:fldChar w:fldCharType="separate"/>
            </w:r>
            <w:r w:rsidRPr="00CA0A82">
              <w:rPr>
                <w:rStyle w:val="Hyperlink"/>
                <w:noProof/>
              </w:rPr>
              <w:t>ANDREWS LOG SHEETS</w:t>
            </w:r>
            <w:r>
              <w:rPr>
                <w:noProof/>
                <w:webHidden/>
              </w:rPr>
              <w:tab/>
            </w:r>
            <w:r>
              <w:rPr>
                <w:noProof/>
                <w:webHidden/>
              </w:rPr>
              <w:fldChar w:fldCharType="begin"/>
            </w:r>
            <w:r>
              <w:rPr>
                <w:noProof/>
                <w:webHidden/>
              </w:rPr>
              <w:instrText xml:space="preserve"> PAGEREF _Toc527711505 \h </w:instrText>
            </w:r>
          </w:ins>
          <w:r>
            <w:rPr>
              <w:noProof/>
              <w:webHidden/>
            </w:rPr>
          </w:r>
          <w:r>
            <w:rPr>
              <w:noProof/>
              <w:webHidden/>
            </w:rPr>
            <w:fldChar w:fldCharType="separate"/>
          </w:r>
          <w:ins w:id="335" w:author="Ryan G" w:date="2018-10-19T11:22:00Z">
            <w:r>
              <w:rPr>
                <w:noProof/>
                <w:webHidden/>
              </w:rPr>
              <w:t>57</w:t>
            </w:r>
            <w:r>
              <w:rPr>
                <w:noProof/>
                <w:webHidden/>
              </w:rPr>
              <w:fldChar w:fldCharType="end"/>
            </w:r>
            <w:r w:rsidRPr="00CA0A82">
              <w:rPr>
                <w:rStyle w:val="Hyperlink"/>
                <w:noProof/>
              </w:rPr>
              <w:fldChar w:fldCharType="end"/>
            </w:r>
          </w:ins>
        </w:p>
        <w:p w14:paraId="393B0D93" w14:textId="0BBE6355" w:rsidR="007A7641" w:rsidRDefault="007A7641">
          <w:pPr>
            <w:rPr>
              <w:ins w:id="336" w:author="Ryan G" w:date="2018-10-19T11:18:00Z"/>
            </w:rPr>
          </w:pPr>
          <w:ins w:id="337" w:author="Ryan G" w:date="2018-10-19T11:18:00Z">
            <w:r>
              <w:rPr>
                <w:b/>
                <w:bCs/>
                <w:noProof/>
              </w:rPr>
              <w:fldChar w:fldCharType="end"/>
            </w:r>
          </w:ins>
        </w:p>
        <w:customXmlInsRangeStart w:id="338" w:author="Ryan G" w:date="2018-10-19T11:18:00Z"/>
      </w:sdtContent>
    </w:sdt>
    <w:customXmlInsRangeEnd w:id="338"/>
    <w:p w14:paraId="1C71F389" w14:textId="6A9FEAE4" w:rsidR="00AA166F" w:rsidRDefault="00AA166F">
      <w:pPr>
        <w:spacing w:after="240" w:line="252" w:lineRule="auto"/>
        <w:ind w:left="0" w:right="0"/>
        <w:rPr>
          <w:noProof/>
        </w:rPr>
      </w:pPr>
      <w:r>
        <w:rPr>
          <w:noProof/>
        </w:rPr>
        <w:br w:type="page"/>
      </w:r>
    </w:p>
    <w:p w14:paraId="5A920EAA" w14:textId="2078C5E5" w:rsidR="00FE5225" w:rsidRPr="002B2A59" w:rsidRDefault="007669D4" w:rsidP="002B2A59">
      <w:pPr>
        <w:pStyle w:val="Heading1"/>
        <w:ind w:left="0"/>
        <w:rPr>
          <w:noProof/>
        </w:rPr>
      </w:pPr>
      <w:bookmarkStart w:id="339" w:name="_Toc527703638"/>
      <w:bookmarkStart w:id="340" w:name="_Toc527711466"/>
      <w:r>
        <w:rPr>
          <w:noProof/>
        </w:rPr>
        <w:lastRenderedPageBreak/>
        <w:t>EXECUTIVE SUMMARY</w:t>
      </w:r>
      <w:bookmarkEnd w:id="339"/>
      <w:bookmarkEnd w:id="340"/>
    </w:p>
    <w:p w14:paraId="20A68B11" w14:textId="3031D907" w:rsidR="0055676A" w:rsidRDefault="0055676A" w:rsidP="00E279B8">
      <w:pPr>
        <w:rPr>
          <w:noProof/>
        </w:rPr>
      </w:pPr>
    </w:p>
    <w:p w14:paraId="0D589963" w14:textId="51638556" w:rsidR="0055676A" w:rsidRDefault="0055676A" w:rsidP="00E44EFC">
      <w:pPr>
        <w:spacing w:before="240"/>
        <w:rPr>
          <w:noProof/>
        </w:rPr>
      </w:pPr>
      <w:r>
        <w:rPr>
          <w:noProof/>
        </w:rPr>
        <w:t>Mark IV Tech is developing a Web Based Image Organiser to allow for users to search, edit and view images</w:t>
      </w:r>
      <w:r w:rsidR="00024444">
        <w:rPr>
          <w:noProof/>
        </w:rPr>
        <w:t xml:space="preserve"> and </w:t>
      </w:r>
      <w:del w:id="341" w:author="Ryan G" w:date="2018-10-19T10:01:00Z">
        <w:r w:rsidR="00024444" w:rsidDel="00E13D57">
          <w:rPr>
            <w:noProof/>
          </w:rPr>
          <w:delText>th</w:delText>
        </w:r>
        <w:r w:rsidR="003D414F" w:rsidDel="00E13D57">
          <w:rPr>
            <w:noProof/>
          </w:rPr>
          <w:delText>ier</w:delText>
        </w:r>
      </w:del>
      <w:ins w:id="342" w:author="Ryan G" w:date="2018-10-19T10:01:00Z">
        <w:r w:rsidR="00E13D57">
          <w:rPr>
            <w:noProof/>
          </w:rPr>
          <w:t>their</w:t>
        </w:r>
      </w:ins>
      <w:r>
        <w:rPr>
          <w:noProof/>
        </w:rPr>
        <w:t xml:space="preserve"> metadata. The team consists of 4 developers all using online collaboration tools to communicate and develop</w:t>
      </w:r>
      <w:ins w:id="343" w:author="Ryan G" w:date="2018-10-19T10:01:00Z">
        <w:r w:rsidR="00E13D57">
          <w:rPr>
            <w:noProof/>
          </w:rPr>
          <w:t xml:space="preserve"> the software</w:t>
        </w:r>
      </w:ins>
      <w:r>
        <w:rPr>
          <w:noProof/>
        </w:rPr>
        <w:t>. The client specified requirements for the project that had to be met</w:t>
      </w:r>
      <w:ins w:id="344" w:author="Ryan G" w:date="2018-10-19T10:20:00Z">
        <w:r w:rsidR="005D5AB3">
          <w:rPr>
            <w:noProof/>
          </w:rPr>
          <w:t>,</w:t>
        </w:r>
      </w:ins>
      <w:del w:id="345" w:author="Ryan G" w:date="2018-10-19T10:20:00Z">
        <w:r w:rsidDel="005D5AB3">
          <w:rPr>
            <w:noProof/>
          </w:rPr>
          <w:delText>.</w:delText>
        </w:r>
      </w:del>
      <w:r>
        <w:rPr>
          <w:noProof/>
        </w:rPr>
        <w:t xml:space="preserve"> </w:t>
      </w:r>
      <w:ins w:id="346" w:author="Ryan G" w:date="2018-10-19T10:20:00Z">
        <w:r w:rsidR="005D5AB3">
          <w:rPr>
            <w:noProof/>
          </w:rPr>
          <w:t xml:space="preserve">and we at </w:t>
        </w:r>
      </w:ins>
      <w:r>
        <w:rPr>
          <w:noProof/>
        </w:rPr>
        <w:t xml:space="preserve">Mark IV Tech </w:t>
      </w:r>
      <w:del w:id="347" w:author="Ryan G" w:date="2018-10-19T10:20:00Z">
        <w:r w:rsidDel="005D5AB3">
          <w:rPr>
            <w:noProof/>
          </w:rPr>
          <w:delText>has</w:delText>
        </w:r>
      </w:del>
      <w:ins w:id="348" w:author="Ryan G" w:date="2018-10-19T10:20:00Z">
        <w:r w:rsidR="005D5AB3">
          <w:rPr>
            <w:noProof/>
          </w:rPr>
          <w:t>have</w:t>
        </w:r>
      </w:ins>
      <w:r>
        <w:rPr>
          <w:noProof/>
        </w:rPr>
        <w:t xml:space="preserve"> delivered a prototype on</w:t>
      </w:r>
      <w:ins w:id="349" w:author="Ryan G" w:date="2018-10-19T10:20:00Z">
        <w:r w:rsidR="00A900DA">
          <w:rPr>
            <w:noProof/>
          </w:rPr>
          <w:t>-</w:t>
        </w:r>
      </w:ins>
      <w:del w:id="350" w:author="Ryan G" w:date="2018-10-19T10:20:00Z">
        <w:r w:rsidDel="00A900DA">
          <w:rPr>
            <w:noProof/>
          </w:rPr>
          <w:delText xml:space="preserve"> </w:delText>
        </w:r>
      </w:del>
      <w:r>
        <w:rPr>
          <w:noProof/>
        </w:rPr>
        <w:t>time and below budget.</w:t>
      </w:r>
    </w:p>
    <w:p w14:paraId="13365B08" w14:textId="6FBBEBFE" w:rsidR="0055676A" w:rsidRDefault="0055676A" w:rsidP="00E44EFC">
      <w:pPr>
        <w:spacing w:before="240"/>
        <w:rPr>
          <w:noProof/>
        </w:rPr>
      </w:pPr>
      <w:r>
        <w:rPr>
          <w:noProof/>
        </w:rPr>
        <w:t>An agile software development process was used with the scrum methodology. This was beneficial for the online team as they could work on functions individually and then test them straight away. The team leader assigned tasks to the members based on their skills</w:t>
      </w:r>
      <w:ins w:id="351" w:author="Ryan G" w:date="2018-10-19T10:21:00Z">
        <w:r w:rsidR="00A900DA">
          <w:rPr>
            <w:noProof/>
          </w:rPr>
          <w:t>,</w:t>
        </w:r>
      </w:ins>
      <w:r w:rsidR="00024444">
        <w:rPr>
          <w:noProof/>
        </w:rPr>
        <w:t xml:space="preserve"> </w:t>
      </w:r>
      <w:del w:id="352" w:author="Ryan G" w:date="2018-10-19T10:21:00Z">
        <w:r w:rsidR="00024444" w:rsidDel="00A900DA">
          <w:rPr>
            <w:noProof/>
          </w:rPr>
          <w:delText>and</w:delText>
        </w:r>
      </w:del>
      <w:ins w:id="353" w:author="Ryan G" w:date="2018-10-19T10:21:00Z">
        <w:r w:rsidR="00A900DA">
          <w:rPr>
            <w:noProof/>
          </w:rPr>
          <w:t>with</w:t>
        </w:r>
      </w:ins>
      <w:del w:id="354" w:author="Ryan G" w:date="2018-10-19T10:21:00Z">
        <w:r w:rsidR="00024444" w:rsidDel="00A900DA">
          <w:rPr>
            <w:noProof/>
          </w:rPr>
          <w:delText xml:space="preserve"> </w:delText>
        </w:r>
      </w:del>
      <w:r>
        <w:rPr>
          <w:noProof/>
        </w:rPr>
        <w:t xml:space="preserve">development </w:t>
      </w:r>
      <w:del w:id="355" w:author="Ryan G" w:date="2018-10-19T10:21:00Z">
        <w:r w:rsidR="00024444" w:rsidDel="00A900DA">
          <w:rPr>
            <w:noProof/>
          </w:rPr>
          <w:delText>w</w:delText>
        </w:r>
        <w:r w:rsidDel="00A900DA">
          <w:rPr>
            <w:noProof/>
          </w:rPr>
          <w:delText>as</w:delText>
        </w:r>
      </w:del>
      <w:r>
        <w:rPr>
          <w:noProof/>
        </w:rPr>
        <w:t xml:space="preserve"> split into front-end and back-end developers. For the report writing all members contributed and reviewed each</w:t>
      </w:r>
      <w:r w:rsidR="00C142C2">
        <w:rPr>
          <w:noProof/>
        </w:rPr>
        <w:t xml:space="preserve"> </w:t>
      </w:r>
      <w:r>
        <w:rPr>
          <w:noProof/>
        </w:rPr>
        <w:t xml:space="preserve">others work. </w:t>
      </w:r>
    </w:p>
    <w:p w14:paraId="1A50EBFA" w14:textId="3C04CC5E" w:rsidR="0055676A" w:rsidRDefault="0055676A" w:rsidP="00E44EFC">
      <w:pPr>
        <w:spacing w:before="240"/>
        <w:rPr>
          <w:noProof/>
        </w:rPr>
      </w:pPr>
      <w:r>
        <w:rPr>
          <w:noProof/>
        </w:rPr>
        <w:t xml:space="preserve">Communication throughout the project was excellent. The main </w:t>
      </w:r>
      <w:del w:id="356" w:author="Ryan G" w:date="2018-10-19T10:23:00Z">
        <w:r w:rsidDel="00A900DA">
          <w:rPr>
            <w:noProof/>
          </w:rPr>
          <w:delText xml:space="preserve">form </w:delText>
        </w:r>
      </w:del>
      <w:ins w:id="357" w:author="Ryan G" w:date="2018-10-19T10:23:00Z">
        <w:r w:rsidR="00A900DA">
          <w:rPr>
            <w:noProof/>
          </w:rPr>
          <w:t xml:space="preserve">method used </w:t>
        </w:r>
      </w:ins>
      <w:r>
        <w:rPr>
          <w:noProof/>
        </w:rPr>
        <w:t>was Facebook Messenger</w:t>
      </w:r>
      <w:ins w:id="358" w:author="Ryan G" w:date="2018-10-19T10:23:00Z">
        <w:r w:rsidR="00A900DA">
          <w:rPr>
            <w:noProof/>
          </w:rPr>
          <w:t>,</w:t>
        </w:r>
      </w:ins>
      <w:r>
        <w:rPr>
          <w:noProof/>
        </w:rPr>
        <w:t xml:space="preserve"> which all members would usually reply </w:t>
      </w:r>
      <w:ins w:id="359" w:author="Ryan G" w:date="2018-10-19T10:23:00Z">
        <w:r w:rsidR="00A900DA">
          <w:rPr>
            <w:noProof/>
          </w:rPr>
          <w:t xml:space="preserve">to </w:t>
        </w:r>
      </w:ins>
      <w:r>
        <w:rPr>
          <w:noProof/>
        </w:rPr>
        <w:t xml:space="preserve">within 24 hours. Zoom </w:t>
      </w:r>
      <w:ins w:id="360" w:author="Ryan G" w:date="2018-10-19T10:24:00Z">
        <w:r w:rsidR="00A900DA">
          <w:rPr>
            <w:noProof/>
          </w:rPr>
          <w:t xml:space="preserve">video conferencing </w:t>
        </w:r>
      </w:ins>
      <w:del w:id="361" w:author="Ryan G" w:date="2018-10-19T10:24:00Z">
        <w:r w:rsidDel="00A900DA">
          <w:rPr>
            <w:noProof/>
          </w:rPr>
          <w:delText xml:space="preserve">was also used and </w:delText>
        </w:r>
      </w:del>
      <w:r>
        <w:rPr>
          <w:noProof/>
        </w:rPr>
        <w:t xml:space="preserve">email </w:t>
      </w:r>
      <w:del w:id="362" w:author="Ryan G" w:date="2018-10-19T10:24:00Z">
        <w:r w:rsidDel="00A900DA">
          <w:rPr>
            <w:noProof/>
          </w:rPr>
          <w:delText xml:space="preserve">communication with the </w:delText>
        </w:r>
      </w:del>
      <w:ins w:id="363" w:author="Ryan G" w:date="2018-10-19T10:24:00Z">
        <w:r w:rsidR="00A900DA">
          <w:rPr>
            <w:noProof/>
          </w:rPr>
          <w:t xml:space="preserve"> were used to communicate with the </w:t>
        </w:r>
      </w:ins>
      <w:r>
        <w:rPr>
          <w:noProof/>
        </w:rPr>
        <w:t>client. One downside was that the Messenger chats could become unstructured and disjointed</w:t>
      </w:r>
      <w:ins w:id="364" w:author="Ryan G" w:date="2018-10-19T10:25:00Z">
        <w:r w:rsidR="00A900DA">
          <w:rPr>
            <w:noProof/>
          </w:rPr>
          <w:t xml:space="preserve">, with </w:t>
        </w:r>
      </w:ins>
      <w:del w:id="365" w:author="Ryan G" w:date="2018-10-19T10:25:00Z">
        <w:r w:rsidDel="00A900DA">
          <w:rPr>
            <w:noProof/>
          </w:rPr>
          <w:delText>. A</w:delText>
        </w:r>
      </w:del>
      <w:ins w:id="366" w:author="Ryan G" w:date="2018-10-19T10:25:00Z">
        <w:r w:rsidR="00A900DA">
          <w:rPr>
            <w:noProof/>
          </w:rPr>
          <w:t>a</w:t>
        </w:r>
      </w:ins>
      <w:r>
        <w:rPr>
          <w:noProof/>
        </w:rPr>
        <w:t xml:space="preserve">nswers to questions </w:t>
      </w:r>
      <w:del w:id="367" w:author="Ryan G" w:date="2018-10-19T10:25:00Z">
        <w:r w:rsidDel="00A900DA">
          <w:rPr>
            <w:noProof/>
          </w:rPr>
          <w:delText xml:space="preserve">became </w:delText>
        </w:r>
      </w:del>
      <w:ins w:id="368" w:author="Ryan G" w:date="2018-10-19T10:25:00Z">
        <w:r w:rsidR="00A900DA">
          <w:rPr>
            <w:noProof/>
          </w:rPr>
          <w:t xml:space="preserve">becoming </w:t>
        </w:r>
      </w:ins>
      <w:r>
        <w:rPr>
          <w:noProof/>
        </w:rPr>
        <w:t>drawn out and not succint. Going forward this could be resolved by setting out clear rules</w:t>
      </w:r>
      <w:del w:id="369" w:author="Ryan G" w:date="2018-10-19T10:25:00Z">
        <w:r w:rsidDel="00A900DA">
          <w:rPr>
            <w:noProof/>
          </w:rPr>
          <w:delText xml:space="preserve"> to</w:delText>
        </w:r>
      </w:del>
      <w:ins w:id="370" w:author="Ryan G" w:date="2018-10-19T10:25:00Z">
        <w:r w:rsidR="00A900DA">
          <w:rPr>
            <w:noProof/>
          </w:rPr>
          <w:t>in</w:t>
        </w:r>
      </w:ins>
      <w:ins w:id="371" w:author="Ryan G" w:date="2018-10-19T10:26:00Z">
        <w:r w:rsidR="00A900DA">
          <w:rPr>
            <w:noProof/>
          </w:rPr>
          <w:t xml:space="preserve"> regards to</w:t>
        </w:r>
      </w:ins>
      <w:r>
        <w:rPr>
          <w:noProof/>
        </w:rPr>
        <w:t xml:space="preserve"> communication platforms. </w:t>
      </w:r>
    </w:p>
    <w:p w14:paraId="2AD7174F" w14:textId="49F9798F" w:rsidR="0055676A" w:rsidRDefault="0055676A" w:rsidP="00E44EFC">
      <w:pPr>
        <w:spacing w:before="240"/>
      </w:pPr>
      <w:r>
        <w:rPr>
          <w:noProof/>
        </w:rPr>
        <w:t xml:space="preserve">Actual development on the prototype consisted of using GitHub for collaboration and version management. </w:t>
      </w:r>
      <w:del w:id="372" w:author="Ryan G" w:date="2018-10-19T10:26:00Z">
        <w:r w:rsidDel="00A900DA">
          <w:rPr>
            <w:noProof/>
          </w:rPr>
          <w:delText>Then a</w:delText>
        </w:r>
      </w:del>
      <w:ins w:id="373" w:author="Ryan G" w:date="2018-10-19T10:26:00Z">
        <w:r w:rsidR="00A900DA">
          <w:rPr>
            <w:noProof/>
          </w:rPr>
          <w:t>A</w:t>
        </w:r>
      </w:ins>
      <w:r>
        <w:rPr>
          <w:noProof/>
        </w:rPr>
        <w:t xml:space="preserve">ll members used the ‘XAMPP’ software package to test the website on their own computers. </w:t>
      </w:r>
      <w:r>
        <w:t>The front-end design utilises the Bootstrap framework, jQuery, CSS and JavaScript in order to present a clear and concise webpage to the user. SQLite 3 was chosen as the preferred method of storing and querying database information along with PHP and AJAX for the back-end. This stack of software proved successful without any limitations being found.</w:t>
      </w:r>
    </w:p>
    <w:p w14:paraId="324F7EC0" w14:textId="176C4269" w:rsidR="0055676A" w:rsidRDefault="0055676A" w:rsidP="00E44EFC">
      <w:pPr>
        <w:spacing w:before="240"/>
      </w:pPr>
      <w:r>
        <w:t>The project was originally budgeted for $70,199.75, however this was later found to be an error. The corrected amount is $20,129.</w:t>
      </w:r>
      <w:r w:rsidR="00103997">
        <w:t xml:space="preserve">00. Total expenditure has been </w:t>
      </w:r>
      <w:r w:rsidR="007F7D75">
        <w:rPr>
          <w:rFonts w:ascii="Calibri" w:hAnsi="Calibri" w:cs="Calibri"/>
          <w:color w:val="000000"/>
        </w:rPr>
        <w:t xml:space="preserve">$19,749.13 </w:t>
      </w:r>
      <w:r>
        <w:t>which results in</w:t>
      </w:r>
      <w:r w:rsidR="00103997">
        <w:t xml:space="preserve"> a budget </w:t>
      </w:r>
      <w:r w:rsidR="007F7D75">
        <w:t>under</w:t>
      </w:r>
      <w:r w:rsidR="00C44D9D">
        <w:t>spend</w:t>
      </w:r>
      <w:r w:rsidR="00103997">
        <w:t xml:space="preserve"> of </w:t>
      </w:r>
      <w:r w:rsidR="0024435F">
        <w:t>$</w:t>
      </w:r>
      <w:r w:rsidR="007F7D75">
        <w:t>379.88</w:t>
      </w:r>
      <w:r>
        <w:t>. Analysis on the costing has found</w:t>
      </w:r>
      <w:ins w:id="374" w:author="Ryan G" w:date="2018-10-19T10:27:00Z">
        <w:r w:rsidR="00A900DA">
          <w:t>,</w:t>
        </w:r>
      </w:ins>
      <w:r>
        <w:t xml:space="preserve"> for future purposes, less time should be allocated to programming and more labour resources to discuss and develop designs. Additionally, estimated costings should be triple</w:t>
      </w:r>
      <w:ins w:id="375" w:author="Ryan G" w:date="2018-10-19T10:27:00Z">
        <w:r w:rsidR="00A900DA">
          <w:t>-</w:t>
        </w:r>
      </w:ins>
      <w:del w:id="376" w:author="Ryan G" w:date="2018-10-19T10:27:00Z">
        <w:r w:rsidDel="00A900DA">
          <w:delText xml:space="preserve"> </w:delText>
        </w:r>
      </w:del>
      <w:r>
        <w:t>checked to ensure the calculations are correct. This was further exacerbated by the team not having any prior experience on the usual costs of developing software.</w:t>
      </w:r>
    </w:p>
    <w:p w14:paraId="568BE336" w14:textId="77777777" w:rsidR="0055676A" w:rsidRDefault="0055676A" w:rsidP="00E44EFC">
      <w:pPr>
        <w:spacing w:before="240"/>
        <w:ind w:left="0"/>
      </w:pPr>
      <w:r>
        <w:t>The prototype created is best used in a non-commercial environment, as there are limitations present in the prototype. These include:</w:t>
      </w:r>
    </w:p>
    <w:p w14:paraId="4F987438" w14:textId="77777777" w:rsidR="0055676A" w:rsidRDefault="0055676A" w:rsidP="00E44EFC">
      <w:pPr>
        <w:pStyle w:val="ListParagraph"/>
        <w:numPr>
          <w:ilvl w:val="0"/>
          <w:numId w:val="21"/>
        </w:numPr>
        <w:spacing w:before="240"/>
      </w:pPr>
      <w:r>
        <w:t>The size of each image directory.</w:t>
      </w:r>
    </w:p>
    <w:p w14:paraId="26AF6DE0" w14:textId="77777777" w:rsidR="0055676A" w:rsidRDefault="0055676A" w:rsidP="00E44EFC">
      <w:pPr>
        <w:pStyle w:val="ListParagraph"/>
        <w:numPr>
          <w:ilvl w:val="0"/>
          <w:numId w:val="21"/>
        </w:numPr>
        <w:spacing w:before="240"/>
        <w:rPr>
          <w:noProof/>
        </w:rPr>
      </w:pPr>
      <w:r>
        <w:t>Using larger image directories may take the software significantly longer to scan through.</w:t>
      </w:r>
    </w:p>
    <w:p w14:paraId="3316E293" w14:textId="77777777" w:rsidR="0055676A" w:rsidRDefault="0055676A" w:rsidP="00E44EFC">
      <w:pPr>
        <w:pStyle w:val="ListParagraph"/>
        <w:numPr>
          <w:ilvl w:val="0"/>
          <w:numId w:val="21"/>
        </w:numPr>
        <w:spacing w:before="240"/>
        <w:rPr>
          <w:noProof/>
        </w:rPr>
      </w:pPr>
      <w:r>
        <w:t>Images must be stored in JPEG/JPG format.</w:t>
      </w:r>
    </w:p>
    <w:p w14:paraId="0FFEDDB9" w14:textId="77777777" w:rsidR="0055676A" w:rsidRDefault="0055676A" w:rsidP="00E44EFC">
      <w:pPr>
        <w:spacing w:before="240"/>
        <w:rPr>
          <w:noProof/>
        </w:rPr>
      </w:pPr>
      <w:r>
        <w:rPr>
          <w:noProof/>
        </w:rPr>
        <w:t xml:space="preserve">If further funding is approved these limitations could be fixed with additional time. </w:t>
      </w:r>
    </w:p>
    <w:p w14:paraId="15679DA3" w14:textId="77777777" w:rsidR="0055676A" w:rsidRDefault="0055676A" w:rsidP="00E44EFC">
      <w:pPr>
        <w:spacing w:before="240"/>
        <w:rPr>
          <w:noProof/>
        </w:rPr>
      </w:pPr>
      <w:r>
        <w:rPr>
          <w:noProof/>
        </w:rPr>
        <w:t>Key recommendations found throughout this report include:</w:t>
      </w:r>
    </w:p>
    <w:p w14:paraId="431723EC" w14:textId="77777777" w:rsidR="0055676A" w:rsidRDefault="0055676A" w:rsidP="00E44EFC">
      <w:pPr>
        <w:pStyle w:val="ListParagraph"/>
        <w:numPr>
          <w:ilvl w:val="0"/>
          <w:numId w:val="22"/>
        </w:numPr>
        <w:spacing w:before="240"/>
        <w:rPr>
          <w:noProof/>
        </w:rPr>
      </w:pPr>
      <w:r>
        <w:rPr>
          <w:noProof/>
        </w:rPr>
        <w:t>Clearer rules for Messenger conversations</w:t>
      </w:r>
    </w:p>
    <w:p w14:paraId="69C9E6EE" w14:textId="77777777" w:rsidR="0055676A" w:rsidRDefault="0055676A" w:rsidP="00E44EFC">
      <w:pPr>
        <w:pStyle w:val="ListParagraph"/>
        <w:numPr>
          <w:ilvl w:val="0"/>
          <w:numId w:val="22"/>
        </w:numPr>
        <w:spacing w:before="240"/>
        <w:rPr>
          <w:noProof/>
        </w:rPr>
      </w:pPr>
      <w:r>
        <w:rPr>
          <w:noProof/>
        </w:rPr>
        <w:t>More set video conferencing times with the team as well as agendas being set out.</w:t>
      </w:r>
    </w:p>
    <w:p w14:paraId="69223471" w14:textId="6AE1A70C" w:rsidR="0055676A" w:rsidRDefault="0055676A" w:rsidP="00E44EFC">
      <w:pPr>
        <w:pStyle w:val="ListParagraph"/>
        <w:numPr>
          <w:ilvl w:val="0"/>
          <w:numId w:val="22"/>
        </w:numPr>
        <w:spacing w:before="240"/>
        <w:rPr>
          <w:noProof/>
        </w:rPr>
      </w:pPr>
      <w:r>
        <w:rPr>
          <w:noProof/>
        </w:rPr>
        <w:lastRenderedPageBreak/>
        <w:t>Triple checking of budgets and labour required to ensure estimations are closer to actual costs</w:t>
      </w:r>
    </w:p>
    <w:p w14:paraId="7CF78112" w14:textId="77777777" w:rsidR="0055676A" w:rsidRDefault="0055676A" w:rsidP="00E44EFC">
      <w:pPr>
        <w:spacing w:before="240"/>
        <w:rPr>
          <w:noProof/>
        </w:rPr>
      </w:pPr>
      <w:r>
        <w:rPr>
          <w:noProof/>
        </w:rPr>
        <w:t>The key findings in this report will help with future project management and development  by the company. As the first project Mark IV Tech has taken on, it has delivered the prototype on time and to budget. Going forward, the company will be able to take on bigger projects for clients with team members learning from their experiences.</w:t>
      </w:r>
    </w:p>
    <w:p w14:paraId="3049803A" w14:textId="77777777" w:rsidR="00FE5225" w:rsidRDefault="00FE5225" w:rsidP="00E279B8">
      <w:pPr>
        <w:rPr>
          <w:noProof/>
        </w:rPr>
      </w:pPr>
    </w:p>
    <w:p w14:paraId="4FA655FB" w14:textId="322CA086" w:rsidR="006F4581" w:rsidRDefault="006F4581">
      <w:pPr>
        <w:spacing w:after="240" w:line="252" w:lineRule="auto"/>
        <w:ind w:left="0" w:right="0"/>
        <w:rPr>
          <w:noProof/>
        </w:rPr>
      </w:pPr>
      <w:r>
        <w:rPr>
          <w:noProof/>
        </w:rPr>
        <w:br w:type="page"/>
      </w:r>
    </w:p>
    <w:p w14:paraId="38177396" w14:textId="16FC7B88" w:rsidR="00FE5225" w:rsidRDefault="007669D4" w:rsidP="00FE5225">
      <w:pPr>
        <w:pStyle w:val="Heading1"/>
        <w:rPr>
          <w:noProof/>
        </w:rPr>
      </w:pPr>
      <w:bookmarkStart w:id="377" w:name="_Toc527703639"/>
      <w:bookmarkStart w:id="378" w:name="_Toc527711467"/>
      <w:r>
        <w:rPr>
          <w:noProof/>
        </w:rPr>
        <w:lastRenderedPageBreak/>
        <w:t>METHODOLOGY</w:t>
      </w:r>
      <w:bookmarkEnd w:id="377"/>
      <w:bookmarkEnd w:id="378"/>
    </w:p>
    <w:p w14:paraId="49B8C229" w14:textId="418F605A" w:rsidR="001F1512" w:rsidRDefault="001F1512" w:rsidP="00FF35EE">
      <w:pPr>
        <w:rPr>
          <w:lang w:val="en-US"/>
        </w:rPr>
      </w:pPr>
    </w:p>
    <w:p w14:paraId="24EC4F7B" w14:textId="4D426406" w:rsidR="00EB170A" w:rsidRPr="00EB170A" w:rsidRDefault="00EB170A" w:rsidP="00EB170A">
      <w:pPr>
        <w:pStyle w:val="Heading2"/>
        <w:rPr>
          <w:lang w:val="en-US"/>
        </w:rPr>
      </w:pPr>
      <w:bookmarkStart w:id="379" w:name="_Toc527703640"/>
      <w:bookmarkStart w:id="380" w:name="_Toc527711468"/>
      <w:r>
        <w:rPr>
          <w:lang w:val="en-US"/>
        </w:rPr>
        <w:t>METHODOLOGY STATEMENT</w:t>
      </w:r>
      <w:bookmarkEnd w:id="379"/>
      <w:bookmarkEnd w:id="380"/>
    </w:p>
    <w:p w14:paraId="76CA795F" w14:textId="37F80878" w:rsidR="00E91BA1" w:rsidRDefault="00E91BA1" w:rsidP="00F70C74">
      <w:pPr>
        <w:spacing w:before="240"/>
        <w:rPr>
          <w:lang w:val="en-US"/>
        </w:rPr>
      </w:pPr>
      <w:r>
        <w:rPr>
          <w:lang w:val="en-US"/>
        </w:rPr>
        <w:t>Mark IV Tech implemented an agile software development model to carry out this project. The methodology chosen was scrum.</w:t>
      </w:r>
    </w:p>
    <w:p w14:paraId="50489F4F" w14:textId="6D278327" w:rsidR="00880C14" w:rsidRPr="00B642E1" w:rsidRDefault="00E91BA1" w:rsidP="00F70C74">
      <w:pPr>
        <w:spacing w:before="240"/>
        <w:rPr>
          <w:lang w:val="en-US"/>
        </w:rPr>
      </w:pPr>
      <w:r>
        <w:rPr>
          <w:lang w:val="en-US"/>
        </w:rPr>
        <w:t>The user made a list containing must</w:t>
      </w:r>
      <w:ins w:id="381" w:author="Ryan G" w:date="2018-10-19T10:34:00Z">
        <w:r w:rsidR="001E7B24">
          <w:rPr>
            <w:lang w:val="en-US"/>
          </w:rPr>
          <w:t>-</w:t>
        </w:r>
      </w:ins>
      <w:del w:id="382" w:author="Ryan G" w:date="2018-10-19T10:34:00Z">
        <w:r w:rsidDel="001E7B24">
          <w:rPr>
            <w:lang w:val="en-US"/>
          </w:rPr>
          <w:delText xml:space="preserve"> </w:delText>
        </w:r>
      </w:del>
      <w:r>
        <w:rPr>
          <w:lang w:val="en-US"/>
        </w:rPr>
        <w:t xml:space="preserve">have functionality and desirable functionality. </w:t>
      </w:r>
      <w:r w:rsidR="00EE6828">
        <w:rPr>
          <w:lang w:val="en-US"/>
        </w:rPr>
        <w:t xml:space="preserve">The team leader then selected a </w:t>
      </w:r>
      <w:r w:rsidR="00783ACC">
        <w:rPr>
          <w:lang w:val="en-US"/>
        </w:rPr>
        <w:t xml:space="preserve">system </w:t>
      </w:r>
      <w:r w:rsidR="00EE6828">
        <w:rPr>
          <w:lang w:val="en-US"/>
        </w:rPr>
        <w:t xml:space="preserve">requirement for each member to develop and then implement it. Progress of each backlog task </w:t>
      </w:r>
      <w:r w:rsidR="00082CDF">
        <w:rPr>
          <w:lang w:val="en-US"/>
        </w:rPr>
        <w:t xml:space="preserve">was </w:t>
      </w:r>
      <w:r w:rsidR="00EE6828">
        <w:rPr>
          <w:lang w:val="en-US"/>
        </w:rPr>
        <w:t>discussed in daily scrums. The team leader kept the team focused and informed throughout the whole project. Once the component was implemented and tested by the group and was completed and working the team leader would delegate the next lot of tasks.</w:t>
      </w:r>
    </w:p>
    <w:p w14:paraId="34CBC854" w14:textId="08D12133" w:rsidR="00EB170A" w:rsidRDefault="00EB170A" w:rsidP="00EB170A">
      <w:pPr>
        <w:rPr>
          <w:lang w:val="en-US"/>
        </w:rPr>
      </w:pPr>
    </w:p>
    <w:p w14:paraId="59F35D78" w14:textId="431B852D" w:rsidR="00EB170A" w:rsidRDefault="00EB170A" w:rsidP="00EB170A">
      <w:pPr>
        <w:pStyle w:val="Heading2"/>
        <w:rPr>
          <w:lang w:val="en-US"/>
        </w:rPr>
      </w:pPr>
      <w:bookmarkStart w:id="383" w:name="_Toc527703641"/>
      <w:bookmarkStart w:id="384" w:name="_Toc527711469"/>
      <w:r>
        <w:rPr>
          <w:lang w:val="en-US"/>
        </w:rPr>
        <w:t>JUSTIFICTIONS</w:t>
      </w:r>
      <w:bookmarkEnd w:id="383"/>
      <w:bookmarkEnd w:id="384"/>
    </w:p>
    <w:p w14:paraId="6B2E9921" w14:textId="434967FC" w:rsidR="003C79EE" w:rsidRDefault="00D81E40" w:rsidP="00F70C74">
      <w:pPr>
        <w:spacing w:before="240"/>
        <w:rPr>
          <w:lang w:val="en-US"/>
        </w:rPr>
      </w:pPr>
      <w:r>
        <w:rPr>
          <w:lang w:val="en-US"/>
        </w:rPr>
        <w:t>The scrum methodology was chosen for the agile software development model because it was adaptive to changing user requirements and wishes. Team members lived in different states</w:t>
      </w:r>
      <w:ins w:id="385" w:author="Ryan G" w:date="2018-10-19T10:35:00Z">
        <w:r w:rsidR="001E7B24">
          <w:rPr>
            <w:lang w:val="en-US"/>
          </w:rPr>
          <w:t>,</w:t>
        </w:r>
      </w:ins>
      <w:del w:id="386" w:author="Ryan G" w:date="2018-10-19T10:35:00Z">
        <w:r w:rsidDel="001E7B24">
          <w:rPr>
            <w:lang w:val="en-US"/>
          </w:rPr>
          <w:delText xml:space="preserve"> and</w:delText>
        </w:r>
      </w:del>
      <w:r>
        <w:rPr>
          <w:lang w:val="en-US"/>
        </w:rPr>
        <w:t xml:space="preserve"> some had jobs</w:t>
      </w:r>
      <w:ins w:id="387" w:author="Ryan G" w:date="2018-10-19T10:35:00Z">
        <w:r w:rsidR="001E7B24">
          <w:rPr>
            <w:lang w:val="en-US"/>
          </w:rPr>
          <w:t>,</w:t>
        </w:r>
      </w:ins>
      <w:r>
        <w:rPr>
          <w:lang w:val="en-US"/>
        </w:rPr>
        <w:t xml:space="preserve"> and therefore the waterfall method was not an option</w:t>
      </w:r>
      <w:ins w:id="388" w:author="Ryan G" w:date="2018-10-19T10:35:00Z">
        <w:r w:rsidR="001E7B24">
          <w:rPr>
            <w:lang w:val="en-US"/>
          </w:rPr>
          <w:t>, with</w:t>
        </w:r>
      </w:ins>
      <w:del w:id="389" w:author="Ryan G" w:date="2018-10-19T10:35:00Z">
        <w:r w:rsidDel="001E7B24">
          <w:rPr>
            <w:lang w:val="en-US"/>
          </w:rPr>
          <w:delText xml:space="preserve"> and</w:delText>
        </w:r>
      </w:del>
      <w:r>
        <w:rPr>
          <w:lang w:val="en-US"/>
        </w:rPr>
        <w:t xml:space="preserve"> the software completion date </w:t>
      </w:r>
      <w:ins w:id="390" w:author="Ryan G" w:date="2018-10-19T10:35:00Z">
        <w:r w:rsidR="001E7B24">
          <w:rPr>
            <w:lang w:val="en-US"/>
          </w:rPr>
          <w:t>being</w:t>
        </w:r>
      </w:ins>
      <w:del w:id="391" w:author="Ryan G" w:date="2018-10-19T10:35:00Z">
        <w:r w:rsidR="00B82A04" w:rsidDel="001E7B24">
          <w:rPr>
            <w:lang w:val="en-US"/>
          </w:rPr>
          <w:delText>was</w:delText>
        </w:r>
      </w:del>
      <w:r w:rsidR="00B82A04">
        <w:rPr>
          <w:lang w:val="en-US"/>
        </w:rPr>
        <w:t xml:space="preserve"> </w:t>
      </w:r>
      <w:r>
        <w:rPr>
          <w:lang w:val="en-US"/>
        </w:rPr>
        <w:t>too short.</w:t>
      </w:r>
      <w:r w:rsidR="00AA1CCC">
        <w:rPr>
          <w:lang w:val="en-US"/>
        </w:rPr>
        <w:t xml:space="preserve"> </w:t>
      </w:r>
      <w:del w:id="392" w:author="Ryan G" w:date="2018-10-19T10:36:00Z">
        <w:r w:rsidR="00AA1CCC" w:rsidDel="001E7B24">
          <w:rPr>
            <w:lang w:val="en-US"/>
          </w:rPr>
          <w:delText>A negative</w:delText>
        </w:r>
      </w:del>
      <w:ins w:id="393" w:author="Ryan G" w:date="2018-10-19T10:36:00Z">
        <w:r w:rsidR="001E7B24">
          <w:rPr>
            <w:lang w:val="en-US"/>
          </w:rPr>
          <w:t>One negative aspect</w:t>
        </w:r>
      </w:ins>
      <w:r w:rsidR="00AA1CCC">
        <w:rPr>
          <w:lang w:val="en-US"/>
        </w:rPr>
        <w:t xml:space="preserve"> is</w:t>
      </w:r>
      <w:ins w:id="394" w:author="Ryan G" w:date="2018-10-19T10:36:00Z">
        <w:r w:rsidR="001E7B24">
          <w:rPr>
            <w:lang w:val="en-US"/>
          </w:rPr>
          <w:t xml:space="preserve"> that</w:t>
        </w:r>
      </w:ins>
      <w:r w:rsidR="00AA1CCC">
        <w:rPr>
          <w:lang w:val="en-US"/>
        </w:rPr>
        <w:t xml:space="preserve"> due to the lack of documentation</w:t>
      </w:r>
      <w:ins w:id="395" w:author="Ryan G" w:date="2018-10-19T10:36:00Z">
        <w:r w:rsidR="001E7B24">
          <w:rPr>
            <w:lang w:val="en-US"/>
          </w:rPr>
          <w:t>,</w:t>
        </w:r>
      </w:ins>
      <w:r w:rsidR="00AA1CCC">
        <w:rPr>
          <w:lang w:val="en-US"/>
        </w:rPr>
        <w:t xml:space="preserve"> there were a couple of occurrences where two team members carried out the same task.</w:t>
      </w:r>
    </w:p>
    <w:p w14:paraId="06483F80" w14:textId="363F1A46" w:rsidR="00CC77D0" w:rsidRDefault="00011415" w:rsidP="00F70C74">
      <w:pPr>
        <w:spacing w:before="240"/>
        <w:rPr>
          <w:lang w:val="en-US"/>
        </w:rPr>
      </w:pPr>
      <w:r>
        <w:rPr>
          <w:lang w:val="en-US"/>
        </w:rPr>
        <w:t xml:space="preserve">The scrum framework </w:t>
      </w:r>
      <w:r w:rsidR="00C87FF1">
        <w:rPr>
          <w:lang w:val="en-US"/>
        </w:rPr>
        <w:t>manages</w:t>
      </w:r>
      <w:r>
        <w:rPr>
          <w:lang w:val="en-US"/>
        </w:rPr>
        <w:t xml:space="preserve"> work by dividing it into short sprints, while </w:t>
      </w:r>
      <w:r w:rsidR="00550D4A">
        <w:rPr>
          <w:lang w:val="en-US"/>
        </w:rPr>
        <w:t xml:space="preserve">always </w:t>
      </w:r>
      <w:r>
        <w:rPr>
          <w:lang w:val="en-US"/>
        </w:rPr>
        <w:t xml:space="preserve">maintaining </w:t>
      </w:r>
      <w:r w:rsidR="00D2397C">
        <w:rPr>
          <w:lang w:val="en-US"/>
        </w:rPr>
        <w:t xml:space="preserve">the </w:t>
      </w:r>
      <w:r>
        <w:rPr>
          <w:lang w:val="en-US"/>
        </w:rPr>
        <w:t xml:space="preserve">product in a potential shippable state (James 2018). </w:t>
      </w:r>
      <w:r w:rsidR="00AA1CCC">
        <w:rPr>
          <w:lang w:val="en-US"/>
        </w:rPr>
        <w:t>This methodology allowed the team to create a modulari</w:t>
      </w:r>
      <w:ins w:id="396" w:author="Ryan G" w:date="2018-10-19T10:37:00Z">
        <w:r w:rsidR="001E7B24">
          <w:rPr>
            <w:lang w:val="en-US"/>
          </w:rPr>
          <w:t>s</w:t>
        </w:r>
      </w:ins>
      <w:del w:id="397" w:author="Ryan G" w:date="2018-10-19T10:37:00Z">
        <w:r w:rsidR="00AA1CCC" w:rsidDel="001E7B24">
          <w:rPr>
            <w:lang w:val="en-US"/>
          </w:rPr>
          <w:delText>z</w:delText>
        </w:r>
      </w:del>
      <w:r w:rsidR="00AA1CCC">
        <w:rPr>
          <w:lang w:val="en-US"/>
        </w:rPr>
        <w:t>ed piece of software that could be easily tested, and component</w:t>
      </w:r>
      <w:r w:rsidR="0056583D">
        <w:rPr>
          <w:lang w:val="en-US"/>
        </w:rPr>
        <w:t>s</w:t>
      </w:r>
      <w:r w:rsidR="00AA1CCC">
        <w:rPr>
          <w:lang w:val="en-US"/>
        </w:rPr>
        <w:t xml:space="preserve"> could be easily re-developed to a point it met the user’s expectations. </w:t>
      </w:r>
      <w:del w:id="398" w:author="Ryan G" w:date="2018-10-19T10:37:00Z">
        <w:r w:rsidR="00AA1CCC" w:rsidDel="001E7B24">
          <w:rPr>
            <w:lang w:val="en-US"/>
          </w:rPr>
          <w:delText>A negative</w:delText>
        </w:r>
      </w:del>
      <w:ins w:id="399" w:author="Ryan G" w:date="2018-10-19T10:37:00Z">
        <w:r w:rsidR="001E7B24">
          <w:rPr>
            <w:lang w:val="en-US"/>
          </w:rPr>
          <w:t>Another negative aspect is that</w:t>
        </w:r>
      </w:ins>
      <w:r w:rsidR="00AA1CCC">
        <w:rPr>
          <w:lang w:val="en-US"/>
        </w:rPr>
        <w:t xml:space="preserve"> throughout the project</w:t>
      </w:r>
      <w:ins w:id="400" w:author="Ryan G" w:date="2018-10-19T10:38:00Z">
        <w:r w:rsidR="001E7B24">
          <w:rPr>
            <w:lang w:val="en-US"/>
          </w:rPr>
          <w:t>,</w:t>
        </w:r>
      </w:ins>
      <w:r w:rsidR="00AA1CCC">
        <w:rPr>
          <w:lang w:val="en-US"/>
        </w:rPr>
        <w:t xml:space="preserve"> </w:t>
      </w:r>
      <w:del w:id="401" w:author="Ryan G" w:date="2018-10-19T10:38:00Z">
        <w:r w:rsidR="00C421E0" w:rsidDel="001E7B24">
          <w:rPr>
            <w:lang w:val="en-US"/>
          </w:rPr>
          <w:delText xml:space="preserve">was that </w:delText>
        </w:r>
      </w:del>
      <w:r w:rsidR="00C421E0">
        <w:rPr>
          <w:lang w:val="en-US"/>
        </w:rPr>
        <w:t>s</w:t>
      </w:r>
      <w:r w:rsidR="00AA1CCC">
        <w:rPr>
          <w:lang w:val="en-US"/>
        </w:rPr>
        <w:t>ome members spent too much time on specific tasks.</w:t>
      </w:r>
    </w:p>
    <w:p w14:paraId="5EE03505" w14:textId="7F563C85" w:rsidR="00CC77D0" w:rsidRDefault="00CC77D0" w:rsidP="00F70C74">
      <w:pPr>
        <w:spacing w:before="240"/>
        <w:rPr>
          <w:lang w:val="en-US"/>
        </w:rPr>
      </w:pPr>
      <w:r>
        <w:rPr>
          <w:lang w:val="en-US"/>
        </w:rPr>
        <w:t xml:space="preserve">The team leader kept the team focused </w:t>
      </w:r>
      <w:r w:rsidR="0061474F">
        <w:rPr>
          <w:lang w:val="en-US"/>
        </w:rPr>
        <w:t>on the goal he set each</w:t>
      </w:r>
      <w:ins w:id="402" w:author="Ryan G" w:date="2018-10-19T10:38:00Z">
        <w:r w:rsidR="001E7B24">
          <w:rPr>
            <w:lang w:val="en-US"/>
          </w:rPr>
          <w:t xml:space="preserve"> for</w:t>
        </w:r>
      </w:ins>
      <w:r w:rsidR="0061474F">
        <w:rPr>
          <w:lang w:val="en-US"/>
        </w:rPr>
        <w:t xml:space="preserve"> team member throughout the </w:t>
      </w:r>
      <w:del w:id="403" w:author="Ryan G" w:date="2018-10-19T10:38:00Z">
        <w:r w:rsidR="0061474F" w:rsidDel="001E7B24">
          <w:rPr>
            <w:lang w:val="en-US"/>
          </w:rPr>
          <w:delText xml:space="preserve">whole </w:delText>
        </w:r>
      </w:del>
      <w:ins w:id="404" w:author="Ryan G" w:date="2018-10-19T10:38:00Z">
        <w:r w:rsidR="001E7B24">
          <w:rPr>
            <w:lang w:val="en-US"/>
          </w:rPr>
          <w:t xml:space="preserve">entire </w:t>
        </w:r>
      </w:ins>
      <w:r w:rsidR="0061474F">
        <w:rPr>
          <w:lang w:val="en-US"/>
        </w:rPr>
        <w:t>project cycle. A minor negative</w:t>
      </w:r>
      <w:ins w:id="405" w:author="Ryan G" w:date="2018-10-19T10:38:00Z">
        <w:r w:rsidR="001E7B24">
          <w:rPr>
            <w:lang w:val="en-US"/>
          </w:rPr>
          <w:t xml:space="preserve"> aspect</w:t>
        </w:r>
      </w:ins>
      <w:r w:rsidR="0061474F">
        <w:rPr>
          <w:lang w:val="en-US"/>
        </w:rPr>
        <w:t xml:space="preserve"> was</w:t>
      </w:r>
      <w:ins w:id="406" w:author="Ryan G" w:date="2018-10-19T10:38:00Z">
        <w:r w:rsidR="001E7B24">
          <w:rPr>
            <w:lang w:val="en-US"/>
          </w:rPr>
          <w:t xml:space="preserve"> that</w:t>
        </w:r>
      </w:ins>
      <w:r w:rsidR="0061474F">
        <w:rPr>
          <w:lang w:val="en-US"/>
        </w:rPr>
        <w:t xml:space="preserve"> in some instances</w:t>
      </w:r>
      <w:ins w:id="407" w:author="Ryan G" w:date="2018-10-19T10:39:00Z">
        <w:r w:rsidR="001E7B24">
          <w:rPr>
            <w:lang w:val="en-US"/>
          </w:rPr>
          <w:t>,</w:t>
        </w:r>
      </w:ins>
      <w:r w:rsidR="0061474F">
        <w:rPr>
          <w:lang w:val="en-US"/>
        </w:rPr>
        <w:t xml:space="preserve"> feedback took </w:t>
      </w:r>
      <w:proofErr w:type="gramStart"/>
      <w:r w:rsidR="0061474F">
        <w:rPr>
          <w:lang w:val="en-US"/>
        </w:rPr>
        <w:t>a period of time</w:t>
      </w:r>
      <w:proofErr w:type="gramEnd"/>
      <w:r w:rsidR="0061474F">
        <w:rPr>
          <w:lang w:val="en-US"/>
        </w:rPr>
        <w:t xml:space="preserve"> due to each member being in different states and team</w:t>
      </w:r>
      <w:del w:id="408" w:author="Ryan G" w:date="2018-10-19T10:39:00Z">
        <w:r w:rsidR="0061474F" w:rsidDel="001E7B24">
          <w:rPr>
            <w:lang w:val="en-US"/>
          </w:rPr>
          <w:delText xml:space="preserve"> </w:delText>
        </w:r>
      </w:del>
      <w:r w:rsidR="0061474F">
        <w:rPr>
          <w:lang w:val="en-US"/>
        </w:rPr>
        <w:t xml:space="preserve">work hours weren’t in unison. </w:t>
      </w:r>
    </w:p>
    <w:p w14:paraId="3EEC8FD0" w14:textId="77777777" w:rsidR="00647743" w:rsidRDefault="00647743" w:rsidP="001268D7">
      <w:pPr>
        <w:ind w:left="0"/>
        <w:rPr>
          <w:lang w:val="en-US"/>
        </w:rPr>
      </w:pPr>
    </w:p>
    <w:p w14:paraId="4427487E" w14:textId="0AF7B93F" w:rsidR="00EB170A" w:rsidRDefault="00EB170A" w:rsidP="00EB170A">
      <w:pPr>
        <w:pStyle w:val="Heading2"/>
        <w:rPr>
          <w:lang w:val="en-US"/>
        </w:rPr>
      </w:pPr>
      <w:bookmarkStart w:id="409" w:name="_Toc527703642"/>
      <w:bookmarkStart w:id="410" w:name="_Toc527711470"/>
      <w:r>
        <w:rPr>
          <w:lang w:val="en-US"/>
        </w:rPr>
        <w:t>DISCUSSIONS</w:t>
      </w:r>
      <w:bookmarkEnd w:id="409"/>
      <w:bookmarkEnd w:id="410"/>
    </w:p>
    <w:p w14:paraId="0C0513B2" w14:textId="280F0DAF" w:rsidR="005A674A" w:rsidRDefault="005A674A" w:rsidP="00F70C74">
      <w:pPr>
        <w:spacing w:before="240"/>
      </w:pPr>
      <w:r>
        <w:t>The team had an initial meeting with the user (Stijn) to get a starting point for user requirements. The</w:t>
      </w:r>
      <w:r w:rsidR="005A459D">
        <w:t xml:space="preserve"> </w:t>
      </w:r>
      <w:r>
        <w:t xml:space="preserve">team leader broke the project down into </w:t>
      </w:r>
      <w:ins w:id="411" w:author="Ryan G" w:date="2018-10-19T10:39:00Z">
        <w:r w:rsidR="001E7B24">
          <w:t xml:space="preserve">multiple </w:t>
        </w:r>
      </w:ins>
      <w:r>
        <w:t>task</w:t>
      </w:r>
      <w:ins w:id="412" w:author="Ryan G" w:date="2018-10-19T10:39:00Z">
        <w:r w:rsidR="001E7B24">
          <w:t>s</w:t>
        </w:r>
      </w:ins>
      <w:r>
        <w:t xml:space="preserve"> and </w:t>
      </w:r>
      <w:r w:rsidR="008D2A29">
        <w:t>assigned each</w:t>
      </w:r>
      <w:r>
        <w:t xml:space="preserve"> team member </w:t>
      </w:r>
      <w:r w:rsidR="008D2A29">
        <w:t>a task</w:t>
      </w:r>
      <w:ins w:id="413" w:author="Ryan G" w:date="2018-10-19T10:40:00Z">
        <w:r w:rsidR="001E7B24">
          <w:t>.</w:t>
        </w:r>
      </w:ins>
      <w:del w:id="414" w:author="Ryan G" w:date="2018-10-19T10:40:00Z">
        <w:r w:rsidR="008D2A29" w:rsidDel="001E7B24">
          <w:delText>,</w:delText>
        </w:r>
      </w:del>
      <w:r w:rsidR="008D2A29">
        <w:t xml:space="preserve"> </w:t>
      </w:r>
      <w:del w:id="415" w:author="Ryan G" w:date="2018-10-19T10:40:00Z">
        <w:r w:rsidR="008D2A29" w:rsidDel="001E7B24">
          <w:delText>t</w:delText>
        </w:r>
      </w:del>
      <w:ins w:id="416" w:author="Ryan G" w:date="2018-10-19T10:40:00Z">
        <w:r w:rsidR="001E7B24">
          <w:t>T</w:t>
        </w:r>
      </w:ins>
      <w:r w:rsidR="008D2A29">
        <w:t>his document</w:t>
      </w:r>
      <w:r w:rsidR="005A459D">
        <w:t xml:space="preserve"> </w:t>
      </w:r>
      <w:r w:rsidR="008D2A29">
        <w:t xml:space="preserve">was loaded onto </w:t>
      </w:r>
      <w:del w:id="417" w:author="Ryan G" w:date="2018-10-19T10:40:00Z">
        <w:r w:rsidR="008D2A29" w:rsidDel="001E7B24">
          <w:delText>g</w:delText>
        </w:r>
      </w:del>
      <w:ins w:id="418" w:author="Ryan G" w:date="2018-10-19T10:40:00Z">
        <w:r w:rsidR="001E7B24">
          <w:t>G</w:t>
        </w:r>
      </w:ins>
      <w:r w:rsidR="008D2A29">
        <w:t xml:space="preserve">oogle </w:t>
      </w:r>
      <w:del w:id="419" w:author="Ryan G" w:date="2018-10-19T10:40:00Z">
        <w:r w:rsidR="008D2A29" w:rsidDel="001E7B24">
          <w:delText xml:space="preserve">docs </w:delText>
        </w:r>
      </w:del>
      <w:ins w:id="420" w:author="Ryan G" w:date="2018-10-19T10:40:00Z">
        <w:r w:rsidR="001E7B24">
          <w:t xml:space="preserve">Drive </w:t>
        </w:r>
      </w:ins>
      <w:r w:rsidR="008D2A29">
        <w:t>for all members to see. Each team member completed the component</w:t>
      </w:r>
      <w:r w:rsidR="005A459D">
        <w:t xml:space="preserve"> </w:t>
      </w:r>
      <w:r w:rsidR="008D2A29">
        <w:t xml:space="preserve">and loaded it onto GitHub for all members </w:t>
      </w:r>
      <w:r w:rsidR="00042A18">
        <w:t xml:space="preserve">to </w:t>
      </w:r>
      <w:r w:rsidR="008D2A29">
        <w:t>test and give feedback. The team leader was constantly on</w:t>
      </w:r>
      <w:r w:rsidR="00BF1A55">
        <w:t xml:space="preserve"> </w:t>
      </w:r>
      <w:del w:id="421" w:author="Ryan G" w:date="2018-10-19T10:40:00Z">
        <w:r w:rsidR="008D2A29" w:rsidDel="001E7B24">
          <w:delText xml:space="preserve">messenger </w:delText>
        </w:r>
      </w:del>
      <w:ins w:id="422" w:author="Ryan G" w:date="2018-10-19T10:40:00Z">
        <w:r w:rsidR="001E7B24">
          <w:t xml:space="preserve">Messenger </w:t>
        </w:r>
      </w:ins>
      <w:del w:id="423" w:author="Ryan G" w:date="2018-10-19T10:40:00Z">
        <w:r w:rsidR="008D2A29" w:rsidDel="001E7B24">
          <w:delText xml:space="preserve">chatting </w:delText>
        </w:r>
      </w:del>
      <w:ins w:id="424" w:author="Ryan G" w:date="2018-10-19T10:40:00Z">
        <w:r w:rsidR="001E7B24">
          <w:t xml:space="preserve">communicating </w:t>
        </w:r>
      </w:ins>
      <w:r w:rsidR="008D2A29">
        <w:t>with team members</w:t>
      </w:r>
      <w:ins w:id="425" w:author="Ryan G" w:date="2018-10-19T10:40:00Z">
        <w:r w:rsidR="001E7B24">
          <w:t>,</w:t>
        </w:r>
      </w:ins>
      <w:r w:rsidR="008D2A29">
        <w:t xml:space="preserve"> discussing progress</w:t>
      </w:r>
      <w:ins w:id="426" w:author="Ryan G" w:date="2018-10-19T10:41:00Z">
        <w:r w:rsidR="001E7B24">
          <w:t>,</w:t>
        </w:r>
      </w:ins>
      <w:r w:rsidR="008D2A29">
        <w:t xml:space="preserve"> and if assistance was required. Once all</w:t>
      </w:r>
      <w:r w:rsidR="005A459D">
        <w:t xml:space="preserve"> </w:t>
      </w:r>
      <w:r w:rsidR="008D2A29">
        <w:t>members were happy with the component</w:t>
      </w:r>
      <w:ins w:id="427" w:author="Ryan G" w:date="2018-10-19T10:41:00Z">
        <w:r w:rsidR="001E7B24">
          <w:t>,</w:t>
        </w:r>
      </w:ins>
      <w:r w:rsidR="008D2A29">
        <w:t xml:space="preserve"> the next set of tasks or system requirements were then</w:t>
      </w:r>
      <w:r w:rsidR="005A459D">
        <w:t xml:space="preserve"> </w:t>
      </w:r>
      <w:r w:rsidR="008D2A29">
        <w:t>assigned by the team leader.</w:t>
      </w:r>
    </w:p>
    <w:p w14:paraId="40D78BF2" w14:textId="648CC751" w:rsidR="00FB08F6" w:rsidRDefault="00F3625B" w:rsidP="0076268D">
      <w:pPr>
        <w:spacing w:before="240"/>
      </w:pPr>
      <w:r>
        <w:t>The results we achieved was exceptional but in future</w:t>
      </w:r>
      <w:ins w:id="428" w:author="Ryan G" w:date="2018-10-19T10:41:00Z">
        <w:r w:rsidR="001E7B24">
          <w:t>,</w:t>
        </w:r>
      </w:ins>
      <w:r>
        <w:t xml:space="preserve"> phone and video chat as the main</w:t>
      </w:r>
      <w:r w:rsidR="005A459D">
        <w:t xml:space="preserve"> </w:t>
      </w:r>
      <w:r>
        <w:t>communication tool would be far more efficient when dealing with complex tasks.</w:t>
      </w:r>
      <w:r w:rsidR="00FB08F6">
        <w:br w:type="page"/>
      </w:r>
    </w:p>
    <w:p w14:paraId="092E2BE4" w14:textId="30071815" w:rsidR="00EB170A" w:rsidRDefault="00EB170A" w:rsidP="0076268D">
      <w:pPr>
        <w:pStyle w:val="Heading1"/>
      </w:pPr>
      <w:bookmarkStart w:id="429" w:name="_Toc527703643"/>
      <w:bookmarkStart w:id="430" w:name="_Toc527711471"/>
      <w:r>
        <w:lastRenderedPageBreak/>
        <w:t>PROJECT PROCESS</w:t>
      </w:r>
      <w:bookmarkEnd w:id="429"/>
      <w:bookmarkEnd w:id="430"/>
    </w:p>
    <w:p w14:paraId="1B33B7EC" w14:textId="77777777" w:rsidR="0076268D" w:rsidRPr="0076268D" w:rsidRDefault="0076268D" w:rsidP="0076268D"/>
    <w:p w14:paraId="6AF98E69" w14:textId="22ECDC84" w:rsidR="00EB170A" w:rsidRDefault="00EB170A" w:rsidP="00EB170A">
      <w:pPr>
        <w:pStyle w:val="Heading2"/>
      </w:pPr>
      <w:bookmarkStart w:id="431" w:name="_Toc527703644"/>
      <w:bookmarkStart w:id="432" w:name="_Toc527711472"/>
      <w:r>
        <w:t>TEAM ORGANISATION</w:t>
      </w:r>
      <w:bookmarkEnd w:id="431"/>
      <w:bookmarkEnd w:id="432"/>
    </w:p>
    <w:p w14:paraId="62D644BA" w14:textId="741ADD11" w:rsidR="009732A3" w:rsidRPr="00F16F08" w:rsidRDefault="00FC2931" w:rsidP="00EB0C3A">
      <w:pPr>
        <w:spacing w:before="240"/>
        <w:rPr>
          <w:color w:val="000000" w:themeColor="text1"/>
        </w:rPr>
      </w:pPr>
      <w:r w:rsidRPr="00F16F08">
        <w:rPr>
          <w:color w:val="000000" w:themeColor="text1"/>
        </w:rPr>
        <w:t xml:space="preserve">All forms of team work were organised </w:t>
      </w:r>
      <w:r w:rsidR="00F16F08" w:rsidRPr="00F16F08">
        <w:rPr>
          <w:color w:val="000000" w:themeColor="text1"/>
        </w:rPr>
        <w:t>by utilising Facebook</w:t>
      </w:r>
      <w:r w:rsidRPr="00F16F08">
        <w:rPr>
          <w:color w:val="000000" w:themeColor="text1"/>
        </w:rPr>
        <w:t xml:space="preserve"> Messenger</w:t>
      </w:r>
      <w:r w:rsidR="00F62B7E" w:rsidRPr="00F16F08">
        <w:rPr>
          <w:color w:val="000000" w:themeColor="text1"/>
        </w:rPr>
        <w:t xml:space="preserve">, Google </w:t>
      </w:r>
      <w:r w:rsidR="00F16F08" w:rsidRPr="00F16F08">
        <w:rPr>
          <w:color w:val="000000" w:themeColor="text1"/>
        </w:rPr>
        <w:t>D</w:t>
      </w:r>
      <w:r w:rsidR="00335EA0" w:rsidRPr="00F16F08">
        <w:rPr>
          <w:color w:val="000000" w:themeColor="text1"/>
        </w:rPr>
        <w:t>ocs</w:t>
      </w:r>
      <w:ins w:id="433" w:author="Ryan G" w:date="2018-10-19T10:47:00Z">
        <w:r w:rsidR="007D0D84">
          <w:rPr>
            <w:color w:val="000000" w:themeColor="text1"/>
          </w:rPr>
          <w:t>,</w:t>
        </w:r>
      </w:ins>
      <w:r w:rsidR="00335EA0" w:rsidRPr="00F16F08">
        <w:rPr>
          <w:color w:val="000000" w:themeColor="text1"/>
        </w:rPr>
        <w:t xml:space="preserve"> </w:t>
      </w:r>
      <w:r w:rsidR="00335EA0">
        <w:rPr>
          <w:color w:val="000000" w:themeColor="text1"/>
        </w:rPr>
        <w:t>and</w:t>
      </w:r>
      <w:r w:rsidR="00E36E99">
        <w:rPr>
          <w:color w:val="000000" w:themeColor="text1"/>
        </w:rPr>
        <w:t xml:space="preserve"> </w:t>
      </w:r>
      <w:r w:rsidRPr="00F16F08">
        <w:rPr>
          <w:color w:val="000000" w:themeColor="text1"/>
        </w:rPr>
        <w:t>via email.</w:t>
      </w:r>
      <w:r w:rsidR="00C41CC0" w:rsidRPr="00F16F08">
        <w:rPr>
          <w:color w:val="000000" w:themeColor="text1"/>
        </w:rPr>
        <w:t xml:space="preserve"> </w:t>
      </w:r>
      <w:r w:rsidR="009732A3" w:rsidRPr="00F16F08">
        <w:rPr>
          <w:color w:val="000000" w:themeColor="text1"/>
        </w:rPr>
        <w:t>Members would discuss availability, proficiencies and weaknesses in terms of coding, report writing</w:t>
      </w:r>
      <w:ins w:id="434" w:author="Ryan G" w:date="2018-10-19T10:48:00Z">
        <w:r w:rsidR="007D0D84">
          <w:rPr>
            <w:color w:val="000000" w:themeColor="text1"/>
          </w:rPr>
          <w:t>,</w:t>
        </w:r>
      </w:ins>
      <w:r w:rsidR="009732A3" w:rsidRPr="00F16F08">
        <w:rPr>
          <w:color w:val="000000" w:themeColor="text1"/>
        </w:rPr>
        <w:t xml:space="preserve"> and software experience</w:t>
      </w:r>
      <w:r w:rsidR="00C41CC0" w:rsidRPr="00F16F08">
        <w:rPr>
          <w:color w:val="000000" w:themeColor="text1"/>
        </w:rPr>
        <w:t xml:space="preserve"> which would provide vital information when organising teamwork</w:t>
      </w:r>
      <w:r w:rsidR="009732A3" w:rsidRPr="00F16F08">
        <w:rPr>
          <w:color w:val="000000" w:themeColor="text1"/>
        </w:rPr>
        <w:t>.</w:t>
      </w:r>
    </w:p>
    <w:p w14:paraId="06D9A66C" w14:textId="205521FB" w:rsidR="00C80CAC" w:rsidRPr="00F16F08" w:rsidRDefault="00891DA8" w:rsidP="00EB0C3A">
      <w:pPr>
        <w:spacing w:before="240" w:after="0"/>
        <w:rPr>
          <w:color w:val="000000" w:themeColor="text1"/>
        </w:rPr>
      </w:pPr>
      <w:r w:rsidRPr="00F16F08">
        <w:rPr>
          <w:color w:val="000000" w:themeColor="text1"/>
        </w:rPr>
        <w:t>T</w:t>
      </w:r>
      <w:r w:rsidR="009732A3" w:rsidRPr="00F16F08">
        <w:rPr>
          <w:color w:val="000000" w:themeColor="text1"/>
        </w:rPr>
        <w:t xml:space="preserve">he team leader Mr </w:t>
      </w:r>
      <w:proofErr w:type="spellStart"/>
      <w:r w:rsidR="009732A3" w:rsidRPr="00F16F08">
        <w:rPr>
          <w:color w:val="000000" w:themeColor="text1"/>
        </w:rPr>
        <w:t>Hertweck</w:t>
      </w:r>
      <w:proofErr w:type="spellEnd"/>
      <w:r w:rsidR="009732A3" w:rsidRPr="00F16F08">
        <w:rPr>
          <w:color w:val="000000" w:themeColor="text1"/>
        </w:rPr>
        <w:t xml:space="preserve"> </w:t>
      </w:r>
      <w:r w:rsidRPr="00F16F08">
        <w:rPr>
          <w:color w:val="000000" w:themeColor="text1"/>
        </w:rPr>
        <w:t>was an essential figure in ensuring team</w:t>
      </w:r>
      <w:del w:id="435" w:author="Ryan G" w:date="2018-10-19T10:48:00Z">
        <w:r w:rsidRPr="00F16F08" w:rsidDel="007D0D84">
          <w:rPr>
            <w:color w:val="000000" w:themeColor="text1"/>
          </w:rPr>
          <w:delText xml:space="preserve"> </w:delText>
        </w:r>
      </w:del>
      <w:r w:rsidRPr="00F16F08">
        <w:rPr>
          <w:color w:val="000000" w:themeColor="text1"/>
        </w:rPr>
        <w:t xml:space="preserve">work was consistently applied throughout the whole project cycle. </w:t>
      </w:r>
      <w:r w:rsidR="00F62B7E" w:rsidRPr="00F16F08">
        <w:rPr>
          <w:color w:val="000000" w:themeColor="text1"/>
        </w:rPr>
        <w:t>He would assign two members to a task i</w:t>
      </w:r>
      <w:r w:rsidR="00E36E99">
        <w:rPr>
          <w:color w:val="000000" w:themeColor="text1"/>
        </w:rPr>
        <w:t>f</w:t>
      </w:r>
      <w:r w:rsidR="00F62B7E" w:rsidRPr="00F16F08">
        <w:rPr>
          <w:color w:val="000000" w:themeColor="text1"/>
        </w:rPr>
        <w:t xml:space="preserve"> there were time constraints or felt a task required skills from two different member</w:t>
      </w:r>
      <w:r w:rsidR="00E36E99">
        <w:rPr>
          <w:color w:val="000000" w:themeColor="text1"/>
        </w:rPr>
        <w:t>s</w:t>
      </w:r>
      <w:r w:rsidR="00F62B7E" w:rsidRPr="00F16F08">
        <w:rPr>
          <w:color w:val="000000" w:themeColor="text1"/>
        </w:rPr>
        <w:t xml:space="preserve"> that exhibited them.</w:t>
      </w:r>
    </w:p>
    <w:p w14:paraId="18792985" w14:textId="71F9E60D" w:rsidR="00C7694D" w:rsidRDefault="00C80CAC" w:rsidP="00EB0C3A">
      <w:pPr>
        <w:spacing w:before="240" w:after="0"/>
        <w:rPr>
          <w:color w:val="000000" w:themeColor="text1"/>
        </w:rPr>
      </w:pPr>
      <w:r w:rsidRPr="00F16F08">
        <w:rPr>
          <w:color w:val="000000" w:themeColor="text1"/>
        </w:rPr>
        <w:t xml:space="preserve">If a member needed help with a task they would use </w:t>
      </w:r>
      <w:r w:rsidR="00E36E99">
        <w:rPr>
          <w:color w:val="000000" w:themeColor="text1"/>
        </w:rPr>
        <w:t>M</w:t>
      </w:r>
      <w:r w:rsidRPr="00F16F08">
        <w:rPr>
          <w:color w:val="000000" w:themeColor="text1"/>
        </w:rPr>
        <w:t>essenger to ask a member with the required skill</w:t>
      </w:r>
      <w:r w:rsidR="00E36E99">
        <w:rPr>
          <w:color w:val="000000" w:themeColor="text1"/>
        </w:rPr>
        <w:t>s</w:t>
      </w:r>
      <w:r w:rsidRPr="00F16F08">
        <w:rPr>
          <w:color w:val="000000" w:themeColor="text1"/>
        </w:rPr>
        <w:t xml:space="preserve"> to </w:t>
      </w:r>
      <w:r w:rsidR="00E36E99" w:rsidRPr="00F16F08">
        <w:rPr>
          <w:color w:val="000000" w:themeColor="text1"/>
        </w:rPr>
        <w:t>help</w:t>
      </w:r>
      <w:r w:rsidRPr="00F16F08">
        <w:rPr>
          <w:color w:val="000000" w:themeColor="text1"/>
        </w:rPr>
        <w:t xml:space="preserve">. This assistance could have been verbal, providing previous study material or collaborating via GitHub. </w:t>
      </w:r>
    </w:p>
    <w:p w14:paraId="1B4056E4" w14:textId="12F45CB1" w:rsidR="002F4911" w:rsidRDefault="00C7694D" w:rsidP="00EB0C3A">
      <w:pPr>
        <w:spacing w:before="240" w:after="0"/>
        <w:rPr>
          <w:color w:val="000000" w:themeColor="text1"/>
        </w:rPr>
      </w:pPr>
      <w:r>
        <w:rPr>
          <w:color w:val="000000" w:themeColor="text1"/>
        </w:rPr>
        <w:t>A negative to this was when the Messenger chat became cluttered or a member was busy for the day. The member would check the group chat only to find a lot of missed messages that could have been collated into one or two succinct messages.</w:t>
      </w:r>
      <w:r w:rsidR="009732A3" w:rsidRPr="00F16F08">
        <w:rPr>
          <w:color w:val="000000" w:themeColor="text1"/>
        </w:rPr>
        <w:t xml:space="preserve"> </w:t>
      </w:r>
      <w:r>
        <w:rPr>
          <w:color w:val="000000" w:themeColor="text1"/>
        </w:rPr>
        <w:t>Going forward, the group could be cognisant of this problem and have stricter rules in place.</w:t>
      </w:r>
    </w:p>
    <w:p w14:paraId="4394B5F6" w14:textId="77777777" w:rsidR="00DE5985" w:rsidRPr="00F16F08" w:rsidRDefault="00DE5985" w:rsidP="00C80CAC">
      <w:pPr>
        <w:spacing w:after="0"/>
        <w:rPr>
          <w:color w:val="000000" w:themeColor="text1"/>
        </w:rPr>
      </w:pPr>
    </w:p>
    <w:p w14:paraId="78A7BE74" w14:textId="0BACD94E" w:rsidR="00EB170A" w:rsidRDefault="00EB170A" w:rsidP="0091486F">
      <w:pPr>
        <w:pStyle w:val="Heading2"/>
        <w:ind w:left="0"/>
      </w:pPr>
      <w:bookmarkStart w:id="436" w:name="_Toc527703645"/>
      <w:bookmarkStart w:id="437" w:name="_Toc527711473"/>
      <w:r>
        <w:t>TEAM STRUCTURE AND ROLES</w:t>
      </w:r>
      <w:bookmarkEnd w:id="436"/>
      <w:bookmarkEnd w:id="437"/>
    </w:p>
    <w:p w14:paraId="5780EAE9" w14:textId="2064F501" w:rsidR="00150E75" w:rsidRDefault="00630CD4" w:rsidP="00EB0C3A">
      <w:pPr>
        <w:spacing w:before="240" w:after="0"/>
        <w:ind w:left="0"/>
        <w:rPr>
          <w:color w:val="000000" w:themeColor="text1"/>
        </w:rPr>
      </w:pPr>
      <w:r>
        <w:rPr>
          <w:color w:val="000000" w:themeColor="text1"/>
        </w:rPr>
        <w:t xml:space="preserve">Mark IV Tech </w:t>
      </w:r>
      <w:r w:rsidR="00150E75">
        <w:rPr>
          <w:color w:val="000000" w:themeColor="text1"/>
        </w:rPr>
        <w:t xml:space="preserve">is made up for 4 team members forming a virtual team. </w:t>
      </w:r>
      <w:r w:rsidR="00F9237D" w:rsidRPr="00F16F08">
        <w:rPr>
          <w:color w:val="000000" w:themeColor="text1"/>
        </w:rPr>
        <w:t>There was a team leader, a front-end department and a back-end department</w:t>
      </w:r>
      <w:r w:rsidR="00C7694D">
        <w:rPr>
          <w:color w:val="000000" w:themeColor="text1"/>
        </w:rPr>
        <w:t xml:space="preserve"> for development.</w:t>
      </w:r>
      <w:r w:rsidR="00150E75">
        <w:rPr>
          <w:color w:val="000000" w:themeColor="text1"/>
        </w:rPr>
        <w:t xml:space="preserve"> </w:t>
      </w:r>
      <w:r w:rsidR="00F9237D" w:rsidRPr="00F16F08">
        <w:rPr>
          <w:color w:val="000000" w:themeColor="text1"/>
        </w:rPr>
        <w:t>The team leader ran the whole project ensuring all member</w:t>
      </w:r>
      <w:ins w:id="438" w:author="Ryan G" w:date="2018-10-19T10:49:00Z">
        <w:r w:rsidR="007D0D84">
          <w:rPr>
            <w:color w:val="000000" w:themeColor="text1"/>
          </w:rPr>
          <w:t>s</w:t>
        </w:r>
      </w:ins>
      <w:r w:rsidR="00F9237D" w:rsidRPr="00F16F08">
        <w:rPr>
          <w:color w:val="000000" w:themeColor="text1"/>
        </w:rPr>
        <w:t xml:space="preserve"> </w:t>
      </w:r>
      <w:r w:rsidR="00150E75">
        <w:rPr>
          <w:color w:val="000000" w:themeColor="text1"/>
        </w:rPr>
        <w:t>k</w:t>
      </w:r>
      <w:r w:rsidR="00F9237D" w:rsidRPr="00F16F08">
        <w:rPr>
          <w:color w:val="000000" w:themeColor="text1"/>
        </w:rPr>
        <w:t xml:space="preserve">new each deadline, assigned tasks to </w:t>
      </w:r>
      <w:r w:rsidR="00150E75">
        <w:rPr>
          <w:color w:val="000000" w:themeColor="text1"/>
        </w:rPr>
        <w:t>members</w:t>
      </w:r>
      <w:ins w:id="439" w:author="Ryan G" w:date="2018-10-19T10:49:00Z">
        <w:r w:rsidR="007D0D84">
          <w:rPr>
            <w:color w:val="000000" w:themeColor="text1"/>
          </w:rPr>
          <w:t>,</w:t>
        </w:r>
      </w:ins>
      <w:r w:rsidR="00150E75">
        <w:rPr>
          <w:color w:val="000000" w:themeColor="text1"/>
        </w:rPr>
        <w:t xml:space="preserve"> and</w:t>
      </w:r>
      <w:r w:rsidR="00F9237D" w:rsidRPr="00F16F08">
        <w:rPr>
          <w:color w:val="000000" w:themeColor="text1"/>
        </w:rPr>
        <w:t xml:space="preserve"> kept th</w:t>
      </w:r>
      <w:r w:rsidR="005806DA" w:rsidRPr="00F16F08">
        <w:rPr>
          <w:color w:val="000000" w:themeColor="text1"/>
        </w:rPr>
        <w:t>e team focu</w:t>
      </w:r>
      <w:del w:id="440" w:author="Ryan G" w:date="2018-10-19T10:49:00Z">
        <w:r w:rsidR="005806DA" w:rsidRPr="00F16F08" w:rsidDel="007D0D84">
          <w:rPr>
            <w:color w:val="000000" w:themeColor="text1"/>
          </w:rPr>
          <w:delText>s</w:delText>
        </w:r>
      </w:del>
      <w:r w:rsidR="005806DA" w:rsidRPr="00F16F08">
        <w:rPr>
          <w:color w:val="000000" w:themeColor="text1"/>
        </w:rPr>
        <w:t>sed and moral</w:t>
      </w:r>
      <w:r w:rsidR="00150E75">
        <w:rPr>
          <w:color w:val="000000" w:themeColor="text1"/>
        </w:rPr>
        <w:t>e</w:t>
      </w:r>
      <w:r w:rsidR="005806DA" w:rsidRPr="00F16F08">
        <w:rPr>
          <w:color w:val="000000" w:themeColor="text1"/>
        </w:rPr>
        <w:t xml:space="preserve"> high. </w:t>
      </w:r>
    </w:p>
    <w:p w14:paraId="14D755E2" w14:textId="3BF979F7" w:rsidR="005806DA" w:rsidRDefault="00F9237D" w:rsidP="00EB0C3A">
      <w:pPr>
        <w:spacing w:before="240" w:after="0"/>
        <w:ind w:left="0"/>
        <w:rPr>
          <w:color w:val="000000" w:themeColor="text1"/>
        </w:rPr>
      </w:pPr>
      <w:r w:rsidRPr="00F16F08">
        <w:rPr>
          <w:color w:val="000000" w:themeColor="text1"/>
        </w:rPr>
        <w:t xml:space="preserve">The </w:t>
      </w:r>
      <w:r w:rsidR="00150E75">
        <w:rPr>
          <w:color w:val="000000" w:themeColor="text1"/>
        </w:rPr>
        <w:t>front</w:t>
      </w:r>
      <w:r w:rsidRPr="00F16F08">
        <w:rPr>
          <w:color w:val="000000" w:themeColor="text1"/>
        </w:rPr>
        <w:t xml:space="preserve">-end department was responsible for </w:t>
      </w:r>
      <w:r w:rsidR="005806DA" w:rsidRPr="00F16F08">
        <w:rPr>
          <w:color w:val="000000" w:themeColor="text1"/>
        </w:rPr>
        <w:t xml:space="preserve">developing a </w:t>
      </w:r>
      <w:r w:rsidRPr="00F16F08">
        <w:rPr>
          <w:color w:val="000000" w:themeColor="text1"/>
        </w:rPr>
        <w:t>user interface</w:t>
      </w:r>
      <w:r w:rsidR="001C1880" w:rsidRPr="00F16F08">
        <w:rPr>
          <w:color w:val="000000" w:themeColor="text1"/>
        </w:rPr>
        <w:t xml:space="preserve"> and the flow of the web application.</w:t>
      </w:r>
      <w:r w:rsidR="005806DA" w:rsidRPr="00F16F08">
        <w:rPr>
          <w:color w:val="000000" w:themeColor="text1"/>
        </w:rPr>
        <w:t xml:space="preserve"> The </w:t>
      </w:r>
      <w:r w:rsidR="00150E75">
        <w:rPr>
          <w:color w:val="000000" w:themeColor="text1"/>
        </w:rPr>
        <w:t>back</w:t>
      </w:r>
      <w:r w:rsidR="005806DA" w:rsidRPr="00F16F08">
        <w:rPr>
          <w:color w:val="000000" w:themeColor="text1"/>
        </w:rPr>
        <w:t>-end department was responsible for ensuring</w:t>
      </w:r>
      <w:ins w:id="441" w:author="Ryan G" w:date="2018-10-19T10:50:00Z">
        <w:r w:rsidR="007D0D84">
          <w:rPr>
            <w:color w:val="000000" w:themeColor="text1"/>
          </w:rPr>
          <w:t xml:space="preserve"> that</w:t>
        </w:r>
      </w:ins>
      <w:r w:rsidR="005806DA" w:rsidRPr="00F16F08">
        <w:rPr>
          <w:color w:val="000000" w:themeColor="text1"/>
        </w:rPr>
        <w:t xml:space="preserve"> the application talks to the database, saves, retrieves and uses data according to user specifications.</w:t>
      </w:r>
      <w:r w:rsidR="00150E75">
        <w:rPr>
          <w:color w:val="000000" w:themeColor="text1"/>
        </w:rPr>
        <w:t xml:space="preserve"> For report writing all members were assigned different parts. Then by utilising track changes, another member could check their work and offer suggestions. </w:t>
      </w:r>
    </w:p>
    <w:p w14:paraId="5F43D173" w14:textId="098024AA" w:rsidR="00150E75" w:rsidRPr="00F16F08" w:rsidRDefault="00150E75" w:rsidP="00EB0C3A">
      <w:pPr>
        <w:spacing w:before="240" w:after="0"/>
        <w:ind w:left="0"/>
        <w:rPr>
          <w:color w:val="000000" w:themeColor="text1"/>
        </w:rPr>
      </w:pPr>
      <w:r>
        <w:rPr>
          <w:color w:val="000000" w:themeColor="text1"/>
        </w:rPr>
        <w:t>This method worked well</w:t>
      </w:r>
      <w:ins w:id="442" w:author="Ryan G" w:date="2018-10-19T10:51:00Z">
        <w:r w:rsidR="007D0D84">
          <w:rPr>
            <w:color w:val="000000" w:themeColor="text1"/>
          </w:rPr>
          <w:t>,</w:t>
        </w:r>
      </w:ins>
      <w:r>
        <w:rPr>
          <w:color w:val="000000" w:themeColor="text1"/>
        </w:rPr>
        <w:t xml:space="preserve"> as early in the process members were selected for either front or back end development based on their strengths in coding. However</w:t>
      </w:r>
      <w:ins w:id="443" w:author="Ryan G" w:date="2018-10-19T10:51:00Z">
        <w:r w:rsidR="007D0D84">
          <w:rPr>
            <w:color w:val="000000" w:themeColor="text1"/>
          </w:rPr>
          <w:t>,</w:t>
        </w:r>
      </w:ins>
      <w:r>
        <w:rPr>
          <w:color w:val="000000" w:themeColor="text1"/>
        </w:rPr>
        <w:t xml:space="preserve"> due to the project requiring more back-end development</w:t>
      </w:r>
      <w:ins w:id="444" w:author="Ryan G" w:date="2018-10-19T10:51:00Z">
        <w:r w:rsidR="007D0D84">
          <w:rPr>
            <w:color w:val="000000" w:themeColor="text1"/>
          </w:rPr>
          <w:t>,</w:t>
        </w:r>
      </w:ins>
      <w:r>
        <w:rPr>
          <w:color w:val="000000" w:themeColor="text1"/>
        </w:rPr>
        <w:t xml:space="preserve"> the workload was not equal during development. This was mitigated by the team leader assigning the front-end members more ancillary tasks and report writing.</w:t>
      </w:r>
    </w:p>
    <w:p w14:paraId="4EA05B6D" w14:textId="60175EAF" w:rsidR="00FE5225" w:rsidRDefault="00FE5225" w:rsidP="007006ED">
      <w:pPr>
        <w:ind w:left="0"/>
      </w:pPr>
    </w:p>
    <w:p w14:paraId="7B984998" w14:textId="450F485D" w:rsidR="00EB170A" w:rsidRDefault="00EB170A" w:rsidP="00EB170A">
      <w:pPr>
        <w:pStyle w:val="Heading2"/>
      </w:pPr>
      <w:bookmarkStart w:id="445" w:name="_Toc527703646"/>
      <w:bookmarkStart w:id="446" w:name="_Toc527711474"/>
      <w:r>
        <w:t>COMMUNICATION AND MEETINGS</w:t>
      </w:r>
      <w:bookmarkEnd w:id="445"/>
      <w:bookmarkEnd w:id="446"/>
    </w:p>
    <w:p w14:paraId="4560BB5E" w14:textId="140B353F" w:rsidR="00C61B80" w:rsidRPr="00F16F08" w:rsidRDefault="00134136" w:rsidP="00EB0C3A">
      <w:pPr>
        <w:spacing w:before="240" w:after="0"/>
        <w:rPr>
          <w:color w:val="000000" w:themeColor="text1"/>
        </w:rPr>
      </w:pPr>
      <w:r w:rsidRPr="00F16F08">
        <w:rPr>
          <w:color w:val="000000" w:themeColor="text1"/>
        </w:rPr>
        <w:t>Communication throughout the whole project was exceptional because of the democratic management style adopted. All members were encouraged to communicate and use multiple platforms to achieve this.</w:t>
      </w:r>
      <w:r w:rsidR="00150E75">
        <w:t xml:space="preserve"> However, </w:t>
      </w:r>
      <w:r w:rsidR="00150E75">
        <w:rPr>
          <w:color w:val="000000" w:themeColor="text1"/>
        </w:rPr>
        <w:t>i</w:t>
      </w:r>
      <w:r w:rsidRPr="00F16F08">
        <w:rPr>
          <w:color w:val="000000" w:themeColor="text1"/>
        </w:rPr>
        <w:t xml:space="preserve">n some </w:t>
      </w:r>
      <w:r w:rsidR="00C61B80" w:rsidRPr="00F16F08">
        <w:rPr>
          <w:color w:val="000000" w:themeColor="text1"/>
        </w:rPr>
        <w:t>instances,</w:t>
      </w:r>
      <w:r w:rsidRPr="00F16F08">
        <w:rPr>
          <w:color w:val="000000" w:themeColor="text1"/>
        </w:rPr>
        <w:t xml:space="preserve"> due to the complexity of the issue or task</w:t>
      </w:r>
      <w:ins w:id="447" w:author="Ryan G" w:date="2018-10-19T10:52:00Z">
        <w:r w:rsidR="007D0D84">
          <w:rPr>
            <w:color w:val="000000" w:themeColor="text1"/>
          </w:rPr>
          <w:t>,</w:t>
        </w:r>
      </w:ins>
      <w:r w:rsidRPr="00F16F08">
        <w:rPr>
          <w:color w:val="000000" w:themeColor="text1"/>
        </w:rPr>
        <w:t xml:space="preserve"> the platforms used were not adequate. </w:t>
      </w:r>
      <w:r w:rsidR="00C61B80" w:rsidRPr="00F16F08">
        <w:rPr>
          <w:color w:val="000000" w:themeColor="text1"/>
        </w:rPr>
        <w:t>The l</w:t>
      </w:r>
      <w:r w:rsidRPr="00F16F08">
        <w:rPr>
          <w:color w:val="000000" w:themeColor="text1"/>
        </w:rPr>
        <w:t xml:space="preserve">ength of time to discuss </w:t>
      </w:r>
      <w:r w:rsidR="00C61B80" w:rsidRPr="00F16F08">
        <w:rPr>
          <w:color w:val="000000" w:themeColor="text1"/>
        </w:rPr>
        <w:t xml:space="preserve">an </w:t>
      </w:r>
      <w:r w:rsidRPr="00F16F08">
        <w:rPr>
          <w:color w:val="000000" w:themeColor="text1"/>
        </w:rPr>
        <w:t>issue or explain</w:t>
      </w:r>
      <w:r w:rsidR="00150E75">
        <w:rPr>
          <w:color w:val="000000" w:themeColor="text1"/>
        </w:rPr>
        <w:t xml:space="preserve"> a</w:t>
      </w:r>
      <w:r w:rsidRPr="00F16F08">
        <w:rPr>
          <w:color w:val="000000" w:themeColor="text1"/>
        </w:rPr>
        <w:t xml:space="preserve"> view</w:t>
      </w:r>
      <w:r w:rsidR="00C61B80" w:rsidRPr="00F16F08">
        <w:rPr>
          <w:color w:val="000000" w:themeColor="text1"/>
        </w:rPr>
        <w:t xml:space="preserve"> took longer </w:t>
      </w:r>
      <w:r w:rsidR="00C61B80" w:rsidRPr="00F16F08">
        <w:rPr>
          <w:color w:val="000000" w:themeColor="text1"/>
        </w:rPr>
        <w:lastRenderedPageBreak/>
        <w:t>than it should have.</w:t>
      </w:r>
      <w:r w:rsidR="00A3550B">
        <w:rPr>
          <w:color w:val="000000" w:themeColor="text1"/>
        </w:rPr>
        <w:t xml:space="preserve"> Finally, a</w:t>
      </w:r>
      <w:r w:rsidR="00C61B80" w:rsidRPr="00F16F08">
        <w:rPr>
          <w:color w:val="000000" w:themeColor="text1"/>
        </w:rPr>
        <w:t xml:space="preserve">vailability of each member </w:t>
      </w:r>
      <w:r w:rsidR="00A3550B">
        <w:rPr>
          <w:color w:val="000000" w:themeColor="text1"/>
        </w:rPr>
        <w:t>was mixed as members had to balance work-life and family along with development.</w:t>
      </w:r>
    </w:p>
    <w:p w14:paraId="3F38B96D" w14:textId="77777777" w:rsidR="007759DA" w:rsidRDefault="00A3550B" w:rsidP="00EB0C3A">
      <w:pPr>
        <w:spacing w:before="240" w:after="0"/>
        <w:rPr>
          <w:color w:val="000000" w:themeColor="text1"/>
        </w:rPr>
      </w:pPr>
      <w:r>
        <w:t xml:space="preserve">For future collaboration, </w:t>
      </w:r>
      <w:r>
        <w:rPr>
          <w:color w:val="000000" w:themeColor="text1"/>
        </w:rPr>
        <w:t>p</w:t>
      </w:r>
      <w:r w:rsidR="00D711FB" w:rsidRPr="00F16F08">
        <w:rPr>
          <w:color w:val="000000" w:themeColor="text1"/>
        </w:rPr>
        <w:t>hone calls</w:t>
      </w:r>
      <w:r>
        <w:rPr>
          <w:color w:val="000000" w:themeColor="text1"/>
        </w:rPr>
        <w:t xml:space="preserve"> or regular video conferencing</w:t>
      </w:r>
      <w:r w:rsidR="00D711FB" w:rsidRPr="00F16F08">
        <w:rPr>
          <w:color w:val="000000" w:themeColor="text1"/>
        </w:rPr>
        <w:t xml:space="preserve"> could have provided live discussion and would have been far easier to discuss complex issues and tasks.</w:t>
      </w:r>
      <w:r>
        <w:rPr>
          <w:color w:val="000000" w:themeColor="text1"/>
        </w:rPr>
        <w:t xml:space="preserve"> As half of the team were in a different state, face-to-face meetings were not possible.</w:t>
      </w:r>
      <w:r w:rsidR="00D711FB" w:rsidRPr="00F16F08">
        <w:rPr>
          <w:color w:val="000000" w:themeColor="text1"/>
        </w:rPr>
        <w:t xml:space="preserve"> In future </w:t>
      </w:r>
      <w:r>
        <w:rPr>
          <w:color w:val="000000" w:themeColor="text1"/>
        </w:rPr>
        <w:t xml:space="preserve">it would have been beneficial </w:t>
      </w:r>
      <w:r w:rsidR="00D711FB" w:rsidRPr="00F16F08">
        <w:rPr>
          <w:color w:val="000000" w:themeColor="text1"/>
        </w:rPr>
        <w:t>to be located within travelling distance</w:t>
      </w:r>
      <w:r>
        <w:rPr>
          <w:color w:val="000000" w:themeColor="text1"/>
        </w:rPr>
        <w:t>.</w:t>
      </w:r>
    </w:p>
    <w:p w14:paraId="22099C28" w14:textId="5C3F2A23" w:rsidR="007B181B" w:rsidRPr="00F16F08" w:rsidRDefault="00C7434C" w:rsidP="00EB0C3A">
      <w:pPr>
        <w:spacing w:before="240" w:after="0"/>
        <w:rPr>
          <w:color w:val="000000" w:themeColor="text1"/>
        </w:rPr>
      </w:pPr>
      <w:r w:rsidRPr="00F16F08">
        <w:rPr>
          <w:color w:val="000000" w:themeColor="text1"/>
        </w:rPr>
        <w:t>All team meeting</w:t>
      </w:r>
      <w:ins w:id="448" w:author="Ryan G" w:date="2018-10-19T10:53:00Z">
        <w:r w:rsidR="007D0D84">
          <w:rPr>
            <w:color w:val="000000" w:themeColor="text1"/>
          </w:rPr>
          <w:t>s</w:t>
        </w:r>
      </w:ins>
      <w:r w:rsidRPr="00F16F08">
        <w:rPr>
          <w:color w:val="000000" w:themeColor="text1"/>
        </w:rPr>
        <w:t xml:space="preserve"> </w:t>
      </w:r>
      <w:del w:id="449" w:author="Ryan G" w:date="2018-10-19T10:53:00Z">
        <w:r w:rsidR="007B181B" w:rsidRPr="00F16F08" w:rsidDel="007D0D84">
          <w:rPr>
            <w:color w:val="000000" w:themeColor="text1"/>
          </w:rPr>
          <w:delText>was</w:delText>
        </w:r>
        <w:r w:rsidRPr="00F16F08" w:rsidDel="007D0D84">
          <w:rPr>
            <w:color w:val="000000" w:themeColor="text1"/>
          </w:rPr>
          <w:delText xml:space="preserve"> </w:delText>
        </w:r>
      </w:del>
      <w:ins w:id="450" w:author="Ryan G" w:date="2018-10-19T10:53:00Z">
        <w:r w:rsidR="007D0D84">
          <w:rPr>
            <w:color w:val="000000" w:themeColor="text1"/>
          </w:rPr>
          <w:t>were</w:t>
        </w:r>
        <w:r w:rsidR="007D0D84" w:rsidRPr="00F16F08">
          <w:rPr>
            <w:color w:val="000000" w:themeColor="text1"/>
          </w:rPr>
          <w:t xml:space="preserve"> </w:t>
        </w:r>
      </w:ins>
      <w:r w:rsidRPr="00F16F08">
        <w:rPr>
          <w:color w:val="000000" w:themeColor="text1"/>
        </w:rPr>
        <w:t xml:space="preserve">organised </w:t>
      </w:r>
      <w:r w:rsidR="007B181B" w:rsidRPr="00F16F08">
        <w:rPr>
          <w:color w:val="000000" w:themeColor="text1"/>
        </w:rPr>
        <w:t>3 to 4 day</w:t>
      </w:r>
      <w:ins w:id="451" w:author="Ryan G" w:date="2018-10-19T10:53:00Z">
        <w:r w:rsidR="007D0D84">
          <w:rPr>
            <w:color w:val="000000" w:themeColor="text1"/>
          </w:rPr>
          <w:t>s</w:t>
        </w:r>
      </w:ins>
      <w:r w:rsidR="007B181B" w:rsidRPr="00F16F08">
        <w:rPr>
          <w:color w:val="000000" w:themeColor="text1"/>
        </w:rPr>
        <w:t xml:space="preserve"> in advance and the video conference would be run on the </w:t>
      </w:r>
      <w:del w:id="452" w:author="Ryan G" w:date="2018-10-19T10:53:00Z">
        <w:r w:rsidR="007B181B" w:rsidRPr="00F16F08" w:rsidDel="007D0D84">
          <w:rPr>
            <w:color w:val="000000" w:themeColor="text1"/>
          </w:rPr>
          <w:delText>z</w:delText>
        </w:r>
      </w:del>
      <w:ins w:id="453" w:author="Ryan G" w:date="2018-10-19T10:53:00Z">
        <w:r w:rsidR="007D0D84">
          <w:rPr>
            <w:color w:val="000000" w:themeColor="text1"/>
          </w:rPr>
          <w:t>Z</w:t>
        </w:r>
      </w:ins>
      <w:r w:rsidR="007B181B" w:rsidRPr="00F16F08">
        <w:rPr>
          <w:color w:val="000000" w:themeColor="text1"/>
        </w:rPr>
        <w:t>oom platform.</w:t>
      </w:r>
      <w:r w:rsidR="00A3550B">
        <w:t xml:space="preserve"> </w:t>
      </w:r>
      <w:r w:rsidR="007B181B" w:rsidRPr="00F16F08">
        <w:rPr>
          <w:color w:val="000000" w:themeColor="text1"/>
        </w:rPr>
        <w:t>These meetings were extremely successful because every member was able to easily discuss or bring up any difficulties they were having. Furthermore, it was far easier to discuss project direction and task</w:t>
      </w:r>
      <w:r w:rsidR="00A3550B">
        <w:rPr>
          <w:color w:val="000000" w:themeColor="text1"/>
        </w:rPr>
        <w:t>s</w:t>
      </w:r>
      <w:r w:rsidR="007B181B" w:rsidRPr="00F16F08">
        <w:rPr>
          <w:color w:val="000000" w:themeColor="text1"/>
        </w:rPr>
        <w:t xml:space="preserve"> requiring help through verbal communication</w:t>
      </w:r>
      <w:ins w:id="454" w:author="Ryan G" w:date="2018-10-19T10:54:00Z">
        <w:r w:rsidR="007D0D84">
          <w:rPr>
            <w:color w:val="000000" w:themeColor="text1"/>
          </w:rPr>
          <w:t>,</w:t>
        </w:r>
      </w:ins>
      <w:r w:rsidR="007B181B" w:rsidRPr="00F16F08">
        <w:rPr>
          <w:color w:val="000000" w:themeColor="text1"/>
        </w:rPr>
        <w:t xml:space="preserve"> </w:t>
      </w:r>
      <w:del w:id="455" w:author="Ryan G" w:date="2018-10-19T10:53:00Z">
        <w:r w:rsidR="007B181B" w:rsidRPr="00F16F08" w:rsidDel="007D0D84">
          <w:rPr>
            <w:color w:val="000000" w:themeColor="text1"/>
          </w:rPr>
          <w:delText>tha</w:delText>
        </w:r>
        <w:r w:rsidR="00A3550B" w:rsidDel="007D0D84">
          <w:rPr>
            <w:color w:val="000000" w:themeColor="text1"/>
          </w:rPr>
          <w:delText>n</w:delText>
        </w:r>
        <w:r w:rsidR="007B181B" w:rsidRPr="00F16F08" w:rsidDel="007D0D84">
          <w:rPr>
            <w:color w:val="000000" w:themeColor="text1"/>
          </w:rPr>
          <w:delText xml:space="preserve"> </w:delText>
        </w:r>
      </w:del>
      <w:ins w:id="456" w:author="Ryan G" w:date="2018-10-19T10:53:00Z">
        <w:r w:rsidR="007D0D84">
          <w:rPr>
            <w:color w:val="000000" w:themeColor="text1"/>
          </w:rPr>
          <w:t>compared</w:t>
        </w:r>
      </w:ins>
      <w:ins w:id="457" w:author="Ryan G" w:date="2018-10-19T10:54:00Z">
        <w:r w:rsidR="007D0D84">
          <w:rPr>
            <w:color w:val="000000" w:themeColor="text1"/>
          </w:rPr>
          <w:t xml:space="preserve"> to</w:t>
        </w:r>
      </w:ins>
      <w:ins w:id="458" w:author="Ryan G" w:date="2018-10-19T10:53:00Z">
        <w:r w:rsidR="007D0D84" w:rsidRPr="00F16F08">
          <w:rPr>
            <w:color w:val="000000" w:themeColor="text1"/>
          </w:rPr>
          <w:t xml:space="preserve"> </w:t>
        </w:r>
      </w:ins>
      <w:r w:rsidR="007B181B" w:rsidRPr="00F16F08">
        <w:rPr>
          <w:color w:val="000000" w:themeColor="text1"/>
        </w:rPr>
        <w:t>instant messaging.</w:t>
      </w:r>
    </w:p>
    <w:p w14:paraId="14376F1B" w14:textId="4FC73939" w:rsidR="00B73147" w:rsidRPr="00F16F08" w:rsidRDefault="007B181B" w:rsidP="00EB0C3A">
      <w:pPr>
        <w:spacing w:before="240"/>
        <w:rPr>
          <w:color w:val="000000" w:themeColor="text1"/>
        </w:rPr>
      </w:pPr>
      <w:del w:id="459" w:author="Ryan G" w:date="2018-10-19T10:54:00Z">
        <w:r w:rsidDel="007D0D84">
          <w:rPr>
            <w:color w:val="FF0000"/>
          </w:rPr>
          <w:delText xml:space="preserve"> </w:delText>
        </w:r>
      </w:del>
      <w:r w:rsidR="00A3550B">
        <w:rPr>
          <w:color w:val="000000" w:themeColor="text1"/>
        </w:rPr>
        <w:t>To keep meetings on topic, an agenda</w:t>
      </w:r>
      <w:r w:rsidRPr="00F16F08">
        <w:rPr>
          <w:color w:val="000000" w:themeColor="text1"/>
        </w:rPr>
        <w:t xml:space="preserve"> could have been loaded onto </w:t>
      </w:r>
      <w:r w:rsidR="00A3550B">
        <w:rPr>
          <w:color w:val="000000" w:themeColor="text1"/>
        </w:rPr>
        <w:t>G</w:t>
      </w:r>
      <w:r w:rsidRPr="00F16F08">
        <w:rPr>
          <w:color w:val="000000" w:themeColor="text1"/>
        </w:rPr>
        <w:t xml:space="preserve">oogle </w:t>
      </w:r>
      <w:r w:rsidR="00A3550B">
        <w:rPr>
          <w:color w:val="000000" w:themeColor="text1"/>
        </w:rPr>
        <w:t>D</w:t>
      </w:r>
      <w:r w:rsidRPr="00F16F08">
        <w:rPr>
          <w:color w:val="000000" w:themeColor="text1"/>
        </w:rPr>
        <w:t>oc</w:t>
      </w:r>
      <w:r w:rsidR="00A3550B">
        <w:rPr>
          <w:color w:val="000000" w:themeColor="text1"/>
        </w:rPr>
        <w:t>s</w:t>
      </w:r>
      <w:r w:rsidRPr="00F16F08">
        <w:rPr>
          <w:color w:val="000000" w:themeColor="text1"/>
        </w:rPr>
        <w:t xml:space="preserve"> where each member could have </w:t>
      </w:r>
      <w:r w:rsidR="00A3550B">
        <w:rPr>
          <w:color w:val="000000" w:themeColor="text1"/>
        </w:rPr>
        <w:t>added to</w:t>
      </w:r>
      <w:r w:rsidRPr="00F16F08">
        <w:rPr>
          <w:color w:val="000000" w:themeColor="text1"/>
        </w:rPr>
        <w:t>. That would have given the tea</w:t>
      </w:r>
      <w:r w:rsidR="00F606E8" w:rsidRPr="00F16F08">
        <w:rPr>
          <w:color w:val="000000" w:themeColor="text1"/>
        </w:rPr>
        <w:t xml:space="preserve">m an approximation of meeting length and </w:t>
      </w:r>
      <w:r w:rsidR="00CC277E" w:rsidRPr="00F16F08">
        <w:rPr>
          <w:color w:val="000000" w:themeColor="text1"/>
        </w:rPr>
        <w:t>ensure</w:t>
      </w:r>
      <w:ins w:id="460" w:author="Ryan G" w:date="2018-10-19T10:54:00Z">
        <w:r w:rsidR="007D0D84">
          <w:rPr>
            <w:color w:val="000000" w:themeColor="text1"/>
          </w:rPr>
          <w:t>d that</w:t>
        </w:r>
      </w:ins>
      <w:r w:rsidR="00CC277E" w:rsidRPr="00F16F08">
        <w:rPr>
          <w:color w:val="000000" w:themeColor="text1"/>
        </w:rPr>
        <w:t xml:space="preserve"> all required topics were </w:t>
      </w:r>
      <w:r w:rsidR="00F606E8" w:rsidRPr="00F16F08">
        <w:rPr>
          <w:color w:val="000000" w:themeColor="text1"/>
        </w:rPr>
        <w:t>discuss</w:t>
      </w:r>
      <w:r w:rsidR="00CC277E" w:rsidRPr="00F16F08">
        <w:rPr>
          <w:color w:val="000000" w:themeColor="text1"/>
        </w:rPr>
        <w:t>ed</w:t>
      </w:r>
      <w:r w:rsidR="00F606E8" w:rsidRPr="00F16F08">
        <w:rPr>
          <w:color w:val="000000" w:themeColor="text1"/>
        </w:rPr>
        <w:t>.</w:t>
      </w:r>
      <w:r w:rsidR="00A3550B">
        <w:rPr>
          <w:color w:val="000000" w:themeColor="text1"/>
        </w:rPr>
        <w:t xml:space="preserve"> The team meetings were short and concise due to time constraints. For these, </w:t>
      </w:r>
      <w:r w:rsidR="00B73147" w:rsidRPr="00F16F08">
        <w:rPr>
          <w:color w:val="000000" w:themeColor="text1"/>
        </w:rPr>
        <w:t>meeting minutes were taken and scribed for future reference.</w:t>
      </w:r>
    </w:p>
    <w:p w14:paraId="78E03392" w14:textId="77777777" w:rsidR="00FE5225" w:rsidRDefault="00FE5225" w:rsidP="00FE5225"/>
    <w:p w14:paraId="4C27531C" w14:textId="56BD8C05" w:rsidR="00FE5225" w:rsidRDefault="00EB170A" w:rsidP="00EB170A">
      <w:pPr>
        <w:pStyle w:val="Heading2"/>
      </w:pPr>
      <w:bookmarkStart w:id="461" w:name="_Toc527703647"/>
      <w:bookmarkStart w:id="462" w:name="_Toc527711475"/>
      <w:r>
        <w:t>DOCUMENTATION</w:t>
      </w:r>
      <w:bookmarkEnd w:id="461"/>
      <w:bookmarkEnd w:id="462"/>
    </w:p>
    <w:p w14:paraId="5E9B2FB2" w14:textId="19D76AA3" w:rsidR="008A5793" w:rsidRDefault="00136344" w:rsidP="00EB0C3A">
      <w:pPr>
        <w:spacing w:before="240"/>
      </w:pPr>
      <w:r>
        <w:t xml:space="preserve">The group benefited from </w:t>
      </w:r>
      <w:r w:rsidR="008A5793">
        <w:t xml:space="preserve">the platforms used supporting full history of conversations and changes. This allowed members to read through the chat history before re-asking similar questions. GitHub also allowed members to see </w:t>
      </w:r>
      <w:r w:rsidR="00AA0BA7">
        <w:t>committed</w:t>
      </w:r>
      <w:r w:rsidR="008A5793">
        <w:t xml:space="preserve"> changes and the version history. </w:t>
      </w:r>
      <w:r w:rsidR="00664AE7">
        <w:t>Thus,</w:t>
      </w:r>
      <w:r w:rsidR="008A5793">
        <w:t xml:space="preserve"> allowing them to know </w:t>
      </w:r>
      <w:r w:rsidR="00AA0BA7">
        <w:t>exactly</w:t>
      </w:r>
      <w:r w:rsidR="008A5793">
        <w:t xml:space="preserve"> what stage of development it was up to.</w:t>
      </w:r>
      <w:r w:rsidR="00BD0831">
        <w:t xml:space="preserve"> Design documents such as the Database schema and the outstanding requirements list were centrally stored and shared using Google Documents.</w:t>
      </w:r>
    </w:p>
    <w:p w14:paraId="02EF30F8" w14:textId="1752982F" w:rsidR="008A5793" w:rsidRDefault="008A5793" w:rsidP="00EB0C3A">
      <w:pPr>
        <w:spacing w:before="240"/>
      </w:pPr>
      <w:r>
        <w:t>All meeting minutes and summaries of fortnightly conversations have been attached to this document as Appendix A.</w:t>
      </w:r>
    </w:p>
    <w:p w14:paraId="1BAC48BE" w14:textId="5C6CC401" w:rsidR="00FE5225" w:rsidRDefault="00664AE7" w:rsidP="00FE5225">
      <w:r>
        <w:tab/>
      </w:r>
    </w:p>
    <w:p w14:paraId="3B6F6642" w14:textId="5A160A93" w:rsidR="00FE5225" w:rsidRDefault="00EB170A" w:rsidP="00EB170A">
      <w:pPr>
        <w:pStyle w:val="Heading2"/>
      </w:pPr>
      <w:bookmarkStart w:id="463" w:name="_Toc527703648"/>
      <w:bookmarkStart w:id="464" w:name="_Toc527711476"/>
      <w:r>
        <w:t>PROCESS</w:t>
      </w:r>
      <w:bookmarkEnd w:id="463"/>
      <w:bookmarkEnd w:id="464"/>
    </w:p>
    <w:p w14:paraId="12B622B9" w14:textId="6F417DCC" w:rsidR="005F01BC" w:rsidRDefault="005F01BC" w:rsidP="00EB0C3A">
      <w:pPr>
        <w:spacing w:before="240"/>
      </w:pPr>
      <w:r>
        <w:t xml:space="preserve">Other processes that were employed by this team include the following. </w:t>
      </w:r>
    </w:p>
    <w:p w14:paraId="705ECE19" w14:textId="2959FF03" w:rsidR="005F01BC" w:rsidRDefault="005E2EAE" w:rsidP="00EB0C3A">
      <w:pPr>
        <w:pStyle w:val="ListParagraph"/>
        <w:numPr>
          <w:ilvl w:val="0"/>
          <w:numId w:val="24"/>
        </w:numPr>
        <w:spacing w:before="240"/>
      </w:pPr>
      <w:r>
        <w:t>Task</w:t>
      </w:r>
      <w:r w:rsidR="005F01BC">
        <w:t xml:space="preserve"> </w:t>
      </w:r>
      <w:ins w:id="465" w:author="Ryan G" w:date="2018-10-19T10:55:00Z">
        <w:r w:rsidR="00042528">
          <w:t>M</w:t>
        </w:r>
      </w:ins>
      <w:del w:id="466" w:author="Ryan G" w:date="2018-10-19T10:55:00Z">
        <w:r w:rsidR="005F01BC" w:rsidDel="00042528">
          <w:delText>m</w:delText>
        </w:r>
      </w:del>
      <w:r w:rsidR="005F01BC">
        <w:t>anagement</w:t>
      </w:r>
    </w:p>
    <w:p w14:paraId="00158C72" w14:textId="559DEB3B" w:rsidR="005F01BC" w:rsidRDefault="005F01BC" w:rsidP="00EB0C3A">
      <w:pPr>
        <w:pStyle w:val="ListParagraph"/>
        <w:numPr>
          <w:ilvl w:val="0"/>
          <w:numId w:val="24"/>
        </w:numPr>
        <w:spacing w:before="240"/>
      </w:pPr>
      <w:r>
        <w:t xml:space="preserve">Quality </w:t>
      </w:r>
      <w:ins w:id="467" w:author="Ryan G" w:date="2018-10-19T10:55:00Z">
        <w:r w:rsidR="00042528">
          <w:t>M</w:t>
        </w:r>
      </w:ins>
      <w:del w:id="468" w:author="Ryan G" w:date="2018-10-19T10:55:00Z">
        <w:r w:rsidDel="00042528">
          <w:delText>m</w:delText>
        </w:r>
      </w:del>
      <w:r>
        <w:t>anagement</w:t>
      </w:r>
    </w:p>
    <w:p w14:paraId="2E741FD7" w14:textId="265617B1" w:rsidR="005F01BC" w:rsidRDefault="005F01BC" w:rsidP="00EB0C3A">
      <w:pPr>
        <w:pStyle w:val="ListParagraph"/>
        <w:numPr>
          <w:ilvl w:val="0"/>
          <w:numId w:val="24"/>
        </w:numPr>
        <w:spacing w:before="240"/>
      </w:pPr>
      <w:r>
        <w:t xml:space="preserve">Change </w:t>
      </w:r>
      <w:ins w:id="469" w:author="Ryan G" w:date="2018-10-19T10:55:00Z">
        <w:r w:rsidR="00042528">
          <w:t>M</w:t>
        </w:r>
      </w:ins>
      <w:del w:id="470" w:author="Ryan G" w:date="2018-10-19T10:55:00Z">
        <w:r w:rsidDel="00042528">
          <w:delText>m</w:delText>
        </w:r>
      </w:del>
      <w:r>
        <w:t>anagement</w:t>
      </w:r>
    </w:p>
    <w:p w14:paraId="3BB2C586" w14:textId="5AA62099" w:rsidR="00FE5225" w:rsidRDefault="006423AE" w:rsidP="00EB0C3A">
      <w:pPr>
        <w:spacing w:before="240"/>
      </w:pPr>
      <w:r>
        <w:t xml:space="preserve">Project </w:t>
      </w:r>
      <w:r w:rsidR="00C9097A">
        <w:t>Q</w:t>
      </w:r>
      <w:r>
        <w:t xml:space="preserve">uality </w:t>
      </w:r>
      <w:r w:rsidR="00C9097A">
        <w:t>M</w:t>
      </w:r>
      <w:r>
        <w:t xml:space="preserve">anagement was ensured by </w:t>
      </w:r>
      <w:r w:rsidR="005F01BC">
        <w:t>adopting</w:t>
      </w:r>
      <w:r>
        <w:t xml:space="preserve"> an open work </w:t>
      </w:r>
      <w:r w:rsidR="005F01BC">
        <w:t>culture</w:t>
      </w:r>
      <w:r>
        <w:t xml:space="preserve"> </w:t>
      </w:r>
      <w:r w:rsidR="005F01BC">
        <w:t>as well as using a peer review system. This system worked well as it ensured that all members were aware of each other’s work</w:t>
      </w:r>
      <w:r w:rsidR="00FD40DC">
        <w:t>,</w:t>
      </w:r>
      <w:r w:rsidR="005F01BC">
        <w:t xml:space="preserve"> enhancing </w:t>
      </w:r>
      <w:r w:rsidR="00B6376A">
        <w:t>consistency</w:t>
      </w:r>
      <w:r w:rsidR="005F01BC">
        <w:t xml:space="preserve"> as well as fostering </w:t>
      </w:r>
      <w:r w:rsidR="00582422">
        <w:t xml:space="preserve">a </w:t>
      </w:r>
      <w:r w:rsidR="005F01BC">
        <w:t xml:space="preserve">peer learning </w:t>
      </w:r>
      <w:r w:rsidR="00C666A0">
        <w:t>environment</w:t>
      </w:r>
      <w:r w:rsidR="005F01BC">
        <w:t>.</w:t>
      </w:r>
    </w:p>
    <w:p w14:paraId="3692A112" w14:textId="070405AA" w:rsidR="00E524A5" w:rsidRDefault="00E524A5" w:rsidP="00EB0C3A">
      <w:pPr>
        <w:spacing w:before="240"/>
      </w:pPr>
      <w:r>
        <w:t xml:space="preserve">Change </w:t>
      </w:r>
      <w:r w:rsidR="00C9097A">
        <w:t>M</w:t>
      </w:r>
      <w:r>
        <w:t xml:space="preserve">anagement was </w:t>
      </w:r>
      <w:r w:rsidR="00703DEB">
        <w:t xml:space="preserve">governed </w:t>
      </w:r>
      <w:r>
        <w:t xml:space="preserve">by </w:t>
      </w:r>
      <w:r w:rsidR="006D13FF">
        <w:t xml:space="preserve">group </w:t>
      </w:r>
      <w:r>
        <w:t xml:space="preserve">discussions within the scrum and using </w:t>
      </w:r>
      <w:r w:rsidR="00433ADA">
        <w:t xml:space="preserve">files </w:t>
      </w:r>
      <w:r>
        <w:t xml:space="preserve">on Google </w:t>
      </w:r>
      <w:r w:rsidR="00E81E0F">
        <w:t>Docs</w:t>
      </w:r>
      <w:r>
        <w:t xml:space="preserve"> to identify and record </w:t>
      </w:r>
      <w:r w:rsidR="00AB00A7">
        <w:t xml:space="preserve">proposed </w:t>
      </w:r>
      <w:r>
        <w:t xml:space="preserve">changes. </w:t>
      </w:r>
      <w:del w:id="471" w:author="Ryan G" w:date="2018-10-19T10:56:00Z">
        <w:r w:rsidDel="00042528">
          <w:delText>GIT hub’s</w:delText>
        </w:r>
      </w:del>
      <w:ins w:id="472" w:author="Ryan G" w:date="2018-10-19T10:56:00Z">
        <w:r w:rsidR="00042528">
          <w:t>GitHub’s</w:t>
        </w:r>
      </w:ins>
      <w:r>
        <w:t xml:space="preserve"> desktop application was also used to track and monitor changes through its “History” function.</w:t>
      </w:r>
      <w:r w:rsidR="00C9097A">
        <w:t xml:space="preserve"> </w:t>
      </w:r>
      <w:r w:rsidR="00926F30">
        <w:t>This desktop application was very easy to use and gave good visibility of change</w:t>
      </w:r>
      <w:r w:rsidR="005F79F5">
        <w:t>s</w:t>
      </w:r>
      <w:r w:rsidR="00926F30">
        <w:t xml:space="preserve"> that had been made to the project.</w:t>
      </w:r>
      <w:r w:rsidR="005F79F5">
        <w:t xml:space="preserve"> Any undesired changes could be </w:t>
      </w:r>
      <w:r w:rsidR="005F79F5">
        <w:lastRenderedPageBreak/>
        <w:t>easily found and undone.</w:t>
      </w:r>
      <w:r w:rsidR="00B6518F">
        <w:t xml:space="preserve"> The use of GitHub branches further assisted change management as new features could be developed and then be tested in isolation before being merged into the active branch.</w:t>
      </w:r>
    </w:p>
    <w:p w14:paraId="5D9AD7CA" w14:textId="1B66B741" w:rsidR="004539AC" w:rsidRDefault="004539AC" w:rsidP="00EB0C3A">
      <w:pPr>
        <w:spacing w:before="240"/>
      </w:pPr>
      <w:r>
        <w:t xml:space="preserve">Document configuration management was achieved using an embedded version table. This table was included at the beginning of the document and was updated when any changes </w:t>
      </w:r>
      <w:r w:rsidR="004A1A1D">
        <w:t>were</w:t>
      </w:r>
      <w:r>
        <w:t xml:space="preserve"> made to the document.</w:t>
      </w:r>
      <w:r w:rsidR="00005EF4">
        <w:t xml:space="preserve"> This </w:t>
      </w:r>
      <w:r w:rsidR="003F38C6">
        <w:t>process</w:t>
      </w:r>
      <w:r w:rsidR="00005EF4">
        <w:t xml:space="preserve"> work</w:t>
      </w:r>
      <w:r w:rsidR="003F38C6">
        <w:t>ed</w:t>
      </w:r>
      <w:r w:rsidR="00005EF4">
        <w:t xml:space="preserve">, however </w:t>
      </w:r>
      <w:r w:rsidR="003F38C6">
        <w:t xml:space="preserve">it provided </w:t>
      </w:r>
      <w:r w:rsidR="00005EF4">
        <w:t xml:space="preserve">no way to know if an old version was saved over a newer version. An improvement to this document version control would be to also have a separate version control </w:t>
      </w:r>
      <w:r w:rsidR="003F38C6">
        <w:t>register. I</w:t>
      </w:r>
      <w:r w:rsidR="00005EF4">
        <w:t xml:space="preserve">f a new version was replaced, it could be identified and </w:t>
      </w:r>
      <w:r w:rsidR="003F38C6">
        <w:t>rectified.</w:t>
      </w:r>
    </w:p>
    <w:p w14:paraId="450B8A54" w14:textId="0AA255DB" w:rsidR="005E2EAE" w:rsidRDefault="005E2EAE" w:rsidP="00EB0C3A">
      <w:pPr>
        <w:spacing w:before="240"/>
      </w:pPr>
      <w:r>
        <w:t>Task management was maintai</w:t>
      </w:r>
      <w:r w:rsidR="00B559EC">
        <w:t>ned through the use of an E</w:t>
      </w:r>
      <w:r>
        <w:t>xcel based task tracking tool.</w:t>
      </w:r>
      <w:r w:rsidR="00775BD2">
        <w:t xml:space="preserve"> This tool was used to by the project manager to assign and monitor task status. The tool displayed who was assigned to a task, when the task was expected to be completed, who was to review the task and the current status of the task. This tool was effective as it was very easy to read and provided feedback to the project manager as well as team members to the current </w:t>
      </w:r>
      <w:r w:rsidR="00D47EF3">
        <w:t>state</w:t>
      </w:r>
      <w:r w:rsidR="00775BD2">
        <w:t xml:space="preserve"> of the project.</w:t>
      </w:r>
    </w:p>
    <w:p w14:paraId="54506D76" w14:textId="77777777" w:rsidR="00FE5225" w:rsidRDefault="00FE5225" w:rsidP="00FE5225"/>
    <w:p w14:paraId="3B39D371" w14:textId="77777777" w:rsidR="00887C5E" w:rsidRDefault="00887C5E">
      <w:pPr>
        <w:spacing w:after="240" w:line="252" w:lineRule="auto"/>
        <w:ind w:left="0" w:right="0"/>
        <w:rPr>
          <w:rFonts w:asciiTheme="majorHAnsi" w:eastAsiaTheme="majorEastAsia" w:hAnsiTheme="majorHAnsi" w:cstheme="majorBidi"/>
          <w:caps/>
          <w:color w:val="355D7E" w:themeColor="accent1" w:themeShade="80"/>
          <w:sz w:val="40"/>
          <w:szCs w:val="28"/>
        </w:rPr>
      </w:pPr>
      <w:r>
        <w:br w:type="page"/>
      </w:r>
    </w:p>
    <w:p w14:paraId="2C842228" w14:textId="7AF8F0C6" w:rsidR="00FE5225" w:rsidRDefault="00FE5225" w:rsidP="00FE5225">
      <w:pPr>
        <w:pStyle w:val="Heading1"/>
      </w:pPr>
      <w:bookmarkStart w:id="473" w:name="_Toc527703649"/>
      <w:bookmarkStart w:id="474" w:name="_Toc527711477"/>
      <w:r>
        <w:lastRenderedPageBreak/>
        <w:t xml:space="preserve">PROJECT </w:t>
      </w:r>
      <w:r w:rsidR="00EB170A">
        <w:t>REPORT</w:t>
      </w:r>
      <w:bookmarkEnd w:id="473"/>
      <w:bookmarkEnd w:id="474"/>
    </w:p>
    <w:p w14:paraId="3B24C7BF" w14:textId="0D0FCF2B" w:rsidR="00EB170A" w:rsidRDefault="00EB170A" w:rsidP="00EB170A"/>
    <w:p w14:paraId="641F2DA6" w14:textId="32FADFCF" w:rsidR="00FE5225" w:rsidRDefault="00EB170A" w:rsidP="00046487">
      <w:pPr>
        <w:pStyle w:val="Heading2"/>
      </w:pPr>
      <w:bookmarkStart w:id="475" w:name="_Toc527703650"/>
      <w:bookmarkStart w:id="476" w:name="_Toc527711478"/>
      <w:r>
        <w:t>PROJECT OUTCOME</w:t>
      </w:r>
      <w:bookmarkEnd w:id="475"/>
      <w:bookmarkEnd w:id="476"/>
    </w:p>
    <w:p w14:paraId="6496F4FD" w14:textId="77777777" w:rsidR="00046487" w:rsidRDefault="00046487" w:rsidP="0017381A">
      <w:pPr>
        <w:spacing w:before="240"/>
      </w:pPr>
      <w:r>
        <w:t>Mark IV Tech was recently assigned the task of creating a web-based image organiser in the wake of Google Picasa, a similar service that was discontinued in March 2016. A number of software requirements were specified by the client in the original project plan. These requirements included but were not limited to:</w:t>
      </w:r>
    </w:p>
    <w:p w14:paraId="0E4174B7" w14:textId="77777777" w:rsidR="00046487" w:rsidRDefault="00046487" w:rsidP="0017381A">
      <w:pPr>
        <w:pStyle w:val="ListParagraph"/>
        <w:numPr>
          <w:ilvl w:val="0"/>
          <w:numId w:val="3"/>
        </w:numPr>
        <w:spacing w:before="240" w:after="160" w:line="259" w:lineRule="auto"/>
        <w:ind w:right="0"/>
      </w:pPr>
      <w:r>
        <w:t>Read/Write SQLite database.</w:t>
      </w:r>
    </w:p>
    <w:p w14:paraId="00274C0D" w14:textId="77777777" w:rsidR="00046487" w:rsidRDefault="00046487" w:rsidP="0017381A">
      <w:pPr>
        <w:pStyle w:val="ListParagraph"/>
        <w:numPr>
          <w:ilvl w:val="0"/>
          <w:numId w:val="3"/>
        </w:numPr>
        <w:spacing w:before="240" w:after="160" w:line="259" w:lineRule="auto"/>
        <w:ind w:right="0"/>
      </w:pPr>
      <w:r>
        <w:t>Ability to set a root directory according to user selection.</w:t>
      </w:r>
    </w:p>
    <w:p w14:paraId="7E9D51B4" w14:textId="77777777" w:rsidR="00046487" w:rsidRDefault="00046487" w:rsidP="0017381A">
      <w:pPr>
        <w:pStyle w:val="ListParagraph"/>
        <w:numPr>
          <w:ilvl w:val="0"/>
          <w:numId w:val="3"/>
        </w:numPr>
        <w:spacing w:before="240" w:after="160" w:line="259" w:lineRule="auto"/>
        <w:ind w:right="0"/>
      </w:pPr>
      <w:r>
        <w:t>Extract all metadata from user selected root directory.</w:t>
      </w:r>
    </w:p>
    <w:p w14:paraId="7454756D" w14:textId="77777777" w:rsidR="00046487" w:rsidRDefault="00046487" w:rsidP="0017381A">
      <w:pPr>
        <w:pStyle w:val="ListParagraph"/>
        <w:numPr>
          <w:ilvl w:val="0"/>
          <w:numId w:val="3"/>
        </w:numPr>
        <w:spacing w:before="240" w:after="160" w:line="259" w:lineRule="auto"/>
        <w:ind w:right="0"/>
      </w:pPr>
      <w:r>
        <w:t>Save edited metadata back to the image.</w:t>
      </w:r>
    </w:p>
    <w:p w14:paraId="6729DBBE" w14:textId="77777777" w:rsidR="00046487" w:rsidRDefault="00046487" w:rsidP="0017381A">
      <w:pPr>
        <w:pStyle w:val="ListParagraph"/>
        <w:numPr>
          <w:ilvl w:val="0"/>
          <w:numId w:val="3"/>
        </w:numPr>
        <w:spacing w:before="240" w:after="160" w:line="259" w:lineRule="auto"/>
        <w:ind w:right="0"/>
      </w:pPr>
      <w:r>
        <w:t>Default view to display all thumbnail images within the repository.</w:t>
      </w:r>
    </w:p>
    <w:p w14:paraId="4BDFFFAF" w14:textId="77777777" w:rsidR="00046487" w:rsidRDefault="00046487" w:rsidP="0017381A">
      <w:pPr>
        <w:pStyle w:val="ListParagraph"/>
        <w:numPr>
          <w:ilvl w:val="0"/>
          <w:numId w:val="3"/>
        </w:numPr>
        <w:spacing w:before="240" w:after="160" w:line="259" w:lineRule="auto"/>
        <w:ind w:right="0"/>
      </w:pPr>
      <w:r>
        <w:t>Sort thumbnail images according to date (newest to oldest).</w:t>
      </w:r>
    </w:p>
    <w:p w14:paraId="6B60B97C" w14:textId="77777777" w:rsidR="00046487" w:rsidRDefault="00046487" w:rsidP="0017381A">
      <w:pPr>
        <w:pStyle w:val="ListParagraph"/>
        <w:numPr>
          <w:ilvl w:val="0"/>
          <w:numId w:val="3"/>
        </w:numPr>
        <w:spacing w:before="240" w:after="160" w:line="259" w:lineRule="auto"/>
        <w:ind w:right="0"/>
      </w:pPr>
      <w:r>
        <w:t>Perform a simple single field search for images according to user input.</w:t>
      </w:r>
    </w:p>
    <w:p w14:paraId="78B8ACE0" w14:textId="77777777" w:rsidR="00046487" w:rsidRDefault="00046487" w:rsidP="0017381A">
      <w:pPr>
        <w:pStyle w:val="ListParagraph"/>
        <w:numPr>
          <w:ilvl w:val="0"/>
          <w:numId w:val="3"/>
        </w:numPr>
        <w:spacing w:before="240" w:after="160" w:line="259" w:lineRule="auto"/>
        <w:ind w:right="0"/>
      </w:pPr>
      <w:r>
        <w:t>Responsive GUI.</w:t>
      </w:r>
    </w:p>
    <w:p w14:paraId="5FCCFDB1" w14:textId="77777777" w:rsidR="00046487" w:rsidRDefault="00046487" w:rsidP="0017381A">
      <w:pPr>
        <w:pStyle w:val="ListParagraph"/>
        <w:numPr>
          <w:ilvl w:val="0"/>
          <w:numId w:val="3"/>
        </w:numPr>
        <w:spacing w:before="240" w:after="160" w:line="259" w:lineRule="auto"/>
        <w:ind w:right="0"/>
      </w:pPr>
      <w:r>
        <w:t>User-friendly interface.</w:t>
      </w:r>
    </w:p>
    <w:p w14:paraId="562D53EE" w14:textId="77777777" w:rsidR="00046487" w:rsidRDefault="00046487" w:rsidP="0017381A">
      <w:pPr>
        <w:pStyle w:val="ListParagraph"/>
        <w:numPr>
          <w:ilvl w:val="0"/>
          <w:numId w:val="3"/>
        </w:numPr>
        <w:spacing w:before="240" w:after="160" w:line="259" w:lineRule="auto"/>
        <w:ind w:right="0"/>
      </w:pPr>
      <w:r>
        <w:t>Maintain data integrity.</w:t>
      </w:r>
    </w:p>
    <w:p w14:paraId="23F9A921" w14:textId="77777777" w:rsidR="00046487" w:rsidRDefault="00046487" w:rsidP="0017381A">
      <w:pPr>
        <w:pStyle w:val="ListParagraph"/>
        <w:numPr>
          <w:ilvl w:val="0"/>
          <w:numId w:val="3"/>
        </w:numPr>
        <w:spacing w:before="240" w:after="160" w:line="259" w:lineRule="auto"/>
        <w:ind w:right="0"/>
      </w:pPr>
      <w:r>
        <w:t>Operate across multiple platforms and devices.</w:t>
      </w:r>
    </w:p>
    <w:p w14:paraId="3BDA1E65" w14:textId="77777777" w:rsidR="00046487" w:rsidRDefault="00046487" w:rsidP="0017381A">
      <w:pPr>
        <w:spacing w:before="240"/>
      </w:pPr>
      <w:r>
        <w:t>Using an agile methodology for our development cycle, we are happy to report that we have successfully fulfilled the requirements of the client, as well as including some additional features throughout the development cycle. We believe that the final product delivered is both high in quality and user-friendly. Some of the additional features included are:</w:t>
      </w:r>
    </w:p>
    <w:p w14:paraId="39CCE681" w14:textId="77777777" w:rsidR="00046487" w:rsidRDefault="00046487" w:rsidP="0017381A">
      <w:pPr>
        <w:pStyle w:val="ListParagraph"/>
        <w:numPr>
          <w:ilvl w:val="0"/>
          <w:numId w:val="4"/>
        </w:numPr>
        <w:spacing w:before="240" w:after="160" w:line="259" w:lineRule="auto"/>
        <w:ind w:right="0"/>
      </w:pPr>
      <w:r>
        <w:t>Re-sort images by date (oldest to newest).</w:t>
      </w:r>
    </w:p>
    <w:p w14:paraId="04B3A63A" w14:textId="77777777" w:rsidR="00046487" w:rsidRDefault="00046487" w:rsidP="0017381A">
      <w:pPr>
        <w:pStyle w:val="ListParagraph"/>
        <w:numPr>
          <w:ilvl w:val="0"/>
          <w:numId w:val="4"/>
        </w:numPr>
        <w:spacing w:before="240" w:after="160" w:line="259" w:lineRule="auto"/>
        <w:ind w:right="0"/>
      </w:pPr>
      <w:r>
        <w:t>Perform complex multiple field search for images according to user input.</w:t>
      </w:r>
    </w:p>
    <w:p w14:paraId="7AFCBDDB" w14:textId="77777777" w:rsidR="00046487" w:rsidRDefault="00046487" w:rsidP="0017381A">
      <w:pPr>
        <w:pStyle w:val="ListParagraph"/>
        <w:numPr>
          <w:ilvl w:val="0"/>
          <w:numId w:val="4"/>
        </w:numPr>
        <w:spacing w:before="240" w:after="160" w:line="259" w:lineRule="auto"/>
        <w:ind w:right="0"/>
      </w:pPr>
      <w:r>
        <w:t>Allow user to update fields of image metadata.</w:t>
      </w:r>
    </w:p>
    <w:p w14:paraId="4D0C8301" w14:textId="77777777" w:rsidR="00046487" w:rsidRDefault="00046487" w:rsidP="0017381A">
      <w:pPr>
        <w:pStyle w:val="ListParagraph"/>
        <w:numPr>
          <w:ilvl w:val="0"/>
          <w:numId w:val="4"/>
        </w:numPr>
        <w:spacing w:before="240" w:after="160" w:line="259" w:lineRule="auto"/>
        <w:ind w:right="0"/>
      </w:pPr>
      <w:r>
        <w:t>File system metadata synchronised with database data for each user request.</w:t>
      </w:r>
    </w:p>
    <w:p w14:paraId="740A8E5C" w14:textId="77777777" w:rsidR="00046487" w:rsidRDefault="00046487" w:rsidP="0017381A">
      <w:pPr>
        <w:pStyle w:val="ListParagraph"/>
        <w:numPr>
          <w:ilvl w:val="0"/>
          <w:numId w:val="4"/>
        </w:numPr>
        <w:spacing w:before="240" w:after="160" w:line="259" w:lineRule="auto"/>
        <w:ind w:right="0"/>
      </w:pPr>
      <w:r>
        <w:t>Dynamic scanning of image directories.</w:t>
      </w:r>
    </w:p>
    <w:p w14:paraId="540446D2" w14:textId="77777777" w:rsidR="00046487" w:rsidRDefault="00046487" w:rsidP="0017381A">
      <w:pPr>
        <w:pStyle w:val="ListParagraph"/>
        <w:numPr>
          <w:ilvl w:val="0"/>
          <w:numId w:val="4"/>
        </w:numPr>
        <w:spacing w:before="240" w:after="160" w:line="259" w:lineRule="auto"/>
        <w:ind w:right="0"/>
      </w:pPr>
      <w:r>
        <w:t>Additional database information.</w:t>
      </w:r>
    </w:p>
    <w:p w14:paraId="431DD99B" w14:textId="77777777" w:rsidR="00046487" w:rsidRDefault="00046487" w:rsidP="0017381A">
      <w:pPr>
        <w:spacing w:before="240"/>
      </w:pPr>
      <w:r>
        <w:t>The web-based image organiser was designed with usability and functionality in mind. The front-end design utilises the Bootstrap framework in order to present a clear and concise webpage to the user. SQLite 3 was chosen as the preferred method of storing and querying database information, due to the nature of the project. This allows the user to run the software solely using an Apache server.</w:t>
      </w:r>
    </w:p>
    <w:p w14:paraId="6B31D7B0" w14:textId="7693776D" w:rsidR="00046487" w:rsidRDefault="00046487" w:rsidP="0017381A">
      <w:pPr>
        <w:spacing w:before="240"/>
      </w:pPr>
      <w:r>
        <w:t>It is recommended that users take advantage of the “XAMPP” software package when using the web-based image organiser, as it is available on multiple platforms and was primarily used by the development team when creating the software.</w:t>
      </w:r>
      <w:r w:rsidR="00D722E0">
        <w:t xml:space="preserve"> </w:t>
      </w:r>
      <w:moveFromRangeStart w:id="477" w:author="Ryan G" w:date="2018-10-19T11:00:00Z" w:name="move527710187"/>
      <w:moveFrom w:id="478" w:author="Ryan G" w:date="2018-10-19T11:00:00Z">
        <w:r w:rsidR="00D722E0" w:rsidDel="004D19CD">
          <w:t xml:space="preserve">The current </w:t>
        </w:r>
        <w:r w:rsidR="00153539" w:rsidDel="004D19CD">
          <w:t>release</w:t>
        </w:r>
        <w:r w:rsidR="00D722E0" w:rsidDel="004D19CD">
          <w:t xml:space="preserve"> of this </w:t>
        </w:r>
        <w:r w:rsidR="00153539" w:rsidDel="004D19CD">
          <w:t xml:space="preserve">application can be found at </w:t>
        </w:r>
        <w:r w:rsidR="00E13D57" w:rsidDel="004D19CD">
          <w:rPr>
            <w:rStyle w:val="Hyperlink"/>
          </w:rPr>
          <w:fldChar w:fldCharType="begin"/>
        </w:r>
        <w:r w:rsidR="00E13D57" w:rsidDel="004D19CD">
          <w:rPr>
            <w:rStyle w:val="Hyperlink"/>
          </w:rPr>
          <w:instrText xml:space="preserve"> HYPERLINK "https://github.com/Gregory1999/CSC3600/releases/tag/v3.0" </w:instrText>
        </w:r>
        <w:r w:rsidR="00E13D57" w:rsidDel="004D19CD">
          <w:rPr>
            <w:rStyle w:val="Hyperlink"/>
          </w:rPr>
          <w:fldChar w:fldCharType="separate"/>
        </w:r>
        <w:r w:rsidR="003E65FD" w:rsidRPr="0054587F" w:rsidDel="004D19CD">
          <w:rPr>
            <w:rStyle w:val="Hyperlink"/>
          </w:rPr>
          <w:t>https://github.com/Gregory1999/CSC3600/releases/tag/v3.0</w:t>
        </w:r>
        <w:r w:rsidR="00E13D57" w:rsidDel="004D19CD">
          <w:rPr>
            <w:rStyle w:val="Hyperlink"/>
          </w:rPr>
          <w:fldChar w:fldCharType="end"/>
        </w:r>
        <w:r w:rsidR="003E65FD" w:rsidDel="004D19CD">
          <w:t xml:space="preserve"> </w:t>
        </w:r>
        <w:r w:rsidR="00153539" w:rsidDel="004D19CD">
          <w:t>.</w:t>
        </w:r>
      </w:moveFrom>
      <w:moveFromRangeEnd w:id="477"/>
    </w:p>
    <w:p w14:paraId="722C669B" w14:textId="77777777" w:rsidR="00046487" w:rsidRDefault="00046487" w:rsidP="0017381A">
      <w:pPr>
        <w:pStyle w:val="Heading3"/>
        <w:spacing w:before="240"/>
      </w:pPr>
      <w:bookmarkStart w:id="479" w:name="_Toc527711479"/>
      <w:r>
        <w:lastRenderedPageBreak/>
        <w:t>LIMITATIONS</w:t>
      </w:r>
      <w:bookmarkEnd w:id="479"/>
    </w:p>
    <w:p w14:paraId="2C694943" w14:textId="77777777" w:rsidR="00046487" w:rsidRDefault="00046487" w:rsidP="0017381A">
      <w:pPr>
        <w:spacing w:before="240"/>
      </w:pPr>
      <w:r>
        <w:t>The software we have created is best used in a non-commercial environment, as there are limitations to the size of each image directory. Images must be stored in JPEG/JPG format, otherwise they will not be scanned and updated by the software. Using larger image directories may take the software significantly longer to scan through, depending on the size of each directory.</w:t>
      </w:r>
    </w:p>
    <w:p w14:paraId="5E2C5A0B" w14:textId="77777777" w:rsidR="00046487" w:rsidRDefault="00046487" w:rsidP="0017381A">
      <w:pPr>
        <w:pStyle w:val="Heading3"/>
        <w:spacing w:before="240"/>
      </w:pPr>
      <w:bookmarkStart w:id="480" w:name="_Toc527711480"/>
      <w:r>
        <w:t>SCANNING IMAGES</w:t>
      </w:r>
      <w:bookmarkEnd w:id="480"/>
    </w:p>
    <w:p w14:paraId="66873581" w14:textId="3D792394" w:rsidR="00046487" w:rsidRDefault="00046487" w:rsidP="0017381A">
      <w:pPr>
        <w:spacing w:before="240"/>
      </w:pPr>
      <w:r>
        <w:t xml:space="preserve">Users can select multiple directories to scan images from, and can later remove the stored database, effectively removing all image directories used by the software. </w:t>
      </w:r>
      <w:del w:id="481" w:author="Ryan G" w:date="2018-10-19T10:59:00Z">
        <w:r w:rsidDel="0053172B">
          <w:delText xml:space="preserve">If entering a drive letter to locate your image directories, be sure to include the colon after the drive letter e.g. “C:”. </w:delText>
        </w:r>
      </w:del>
      <w:r w:rsidRPr="00932C81">
        <w:t xml:space="preserve">Please note that the “Browse Images” page, simple search, and “Advanced Search” page will </w:t>
      </w:r>
      <w:r w:rsidR="00FD647B">
        <w:t>redirect the user to the scan page</w:t>
      </w:r>
      <w:r w:rsidRPr="00932C81">
        <w:t xml:space="preserve"> until at least one directory has been added to the software.</w:t>
      </w:r>
      <w:r w:rsidR="00727073">
        <w:t xml:space="preserve"> The </w:t>
      </w:r>
      <w:r w:rsidR="00744E2B">
        <w:t>application</w:t>
      </w:r>
      <w:r w:rsidR="00727073">
        <w:t xml:space="preserve"> </w:t>
      </w:r>
      <w:r w:rsidR="00870207">
        <w:t xml:space="preserve">also </w:t>
      </w:r>
      <w:r w:rsidR="00727073">
        <w:t>stores the last scan time so only images that have been modified since this scan will have their metadata read</w:t>
      </w:r>
      <w:r w:rsidR="00A2050A">
        <w:t>-</w:t>
      </w:r>
      <w:r w:rsidR="00727073">
        <w:t>in. This ensures a more efficient scanning algorithm</w:t>
      </w:r>
      <w:r w:rsidR="00A2050A">
        <w:t xml:space="preserve"> </w:t>
      </w:r>
      <w:r w:rsidR="00111FB5">
        <w:t>with</w:t>
      </w:r>
      <w:r w:rsidR="00A2050A">
        <w:t xml:space="preserve"> less wait time for the user</w:t>
      </w:r>
      <w:r w:rsidR="00744E2B">
        <w:t>.</w:t>
      </w:r>
    </w:p>
    <w:p w14:paraId="6C1C8A13" w14:textId="77777777" w:rsidR="00046487" w:rsidRDefault="00046487" w:rsidP="0017381A">
      <w:pPr>
        <w:pStyle w:val="Heading3"/>
        <w:spacing w:before="240"/>
      </w:pPr>
      <w:bookmarkStart w:id="482" w:name="_Toc527711481"/>
      <w:r>
        <w:t>BROWSING IMAGES</w:t>
      </w:r>
      <w:bookmarkEnd w:id="482"/>
    </w:p>
    <w:p w14:paraId="1DE9F08B" w14:textId="63448D64" w:rsidR="00046487" w:rsidRDefault="00046487" w:rsidP="0017381A">
      <w:pPr>
        <w:spacing w:before="240"/>
      </w:pPr>
      <w:r>
        <w:t>Users can view their image library in this section, and can modify image metadata by clicking on an image and changing information stored in the metadata fields. The default image library view is sorted by year (newest-oldest), but can be changed to sort between (newest-oldest) or (oldest-newest) by using the “Sort Images” button at the top of the page. Any metadata changed within the information fields must be saved first in order to be used by the search functions.</w:t>
      </w:r>
      <w:r w:rsidR="00F2233F">
        <w:t xml:space="preserve"> </w:t>
      </w:r>
      <w:r w:rsidR="005115A8">
        <w:t>This</w:t>
      </w:r>
      <w:r w:rsidR="00F2233F">
        <w:t xml:space="preserve"> user saved metadata is </w:t>
      </w:r>
      <w:r w:rsidR="00C82278">
        <w:t>stored</w:t>
      </w:r>
      <w:r w:rsidR="00F2233F">
        <w:t xml:space="preserve"> directly onto the image, with a new file scan subsequently run to ensure the database </w:t>
      </w:r>
      <w:r w:rsidR="001A324C">
        <w:t>remains</w:t>
      </w:r>
      <w:r w:rsidR="00F2233F">
        <w:t xml:space="preserve"> synchronised. This </w:t>
      </w:r>
      <w:r w:rsidR="001A324C">
        <w:t>allows</w:t>
      </w:r>
      <w:r w:rsidR="00F2233F">
        <w:t xml:space="preserve"> the data </w:t>
      </w:r>
      <w:r w:rsidR="001A324C">
        <w:t>to</w:t>
      </w:r>
      <w:r w:rsidR="00F2233F">
        <w:t xml:space="preserve"> persist after the database is deleted.</w:t>
      </w:r>
    </w:p>
    <w:p w14:paraId="32BDBEDE" w14:textId="77777777" w:rsidR="00046487" w:rsidRDefault="00046487" w:rsidP="0017381A">
      <w:pPr>
        <w:pStyle w:val="Heading3"/>
        <w:spacing w:before="240"/>
      </w:pPr>
      <w:bookmarkStart w:id="483" w:name="_Toc527711482"/>
      <w:r>
        <w:t>DATABASE INFORMATION</w:t>
      </w:r>
      <w:bookmarkEnd w:id="483"/>
    </w:p>
    <w:p w14:paraId="3450113B" w14:textId="77777777" w:rsidR="00046487" w:rsidRDefault="00046487" w:rsidP="0017381A">
      <w:pPr>
        <w:spacing w:before="240"/>
      </w:pPr>
      <w:r>
        <w:t>This section of the software allows the user to view information about the database, such as the path of their image directories, the number of images are stored in the library, and the size of the database. Users can also delete their current database on this page, which will remove all photos from the image library on the software. If multiple directories are stored, they can also be individually removed by clicking the “Remove” button next to the corresponding directory path.</w:t>
      </w:r>
    </w:p>
    <w:p w14:paraId="7EB1E251" w14:textId="77777777" w:rsidR="00046487" w:rsidRDefault="00046487" w:rsidP="0017381A">
      <w:pPr>
        <w:pStyle w:val="Heading3"/>
        <w:spacing w:before="240"/>
      </w:pPr>
      <w:bookmarkStart w:id="484" w:name="_Toc527711483"/>
      <w:r>
        <w:t>SIMPLE SEARCH FUNCTION</w:t>
      </w:r>
      <w:bookmarkEnd w:id="484"/>
    </w:p>
    <w:p w14:paraId="09442E1F" w14:textId="77777777" w:rsidR="00046487" w:rsidRPr="00776315" w:rsidRDefault="00046487" w:rsidP="0017381A">
      <w:pPr>
        <w:spacing w:before="240"/>
        <w:rPr>
          <w:rFonts w:eastAsiaTheme="minorHAnsi"/>
        </w:rPr>
      </w:pPr>
      <w:r>
        <w:t>Users can search for metadata keywords stored within the image library by using the simple search function located on the top-right of each page (</w:t>
      </w:r>
      <w:r w:rsidRPr="00776315">
        <w:rPr>
          <w:i/>
        </w:rPr>
        <w:t>Note: simple search function is not available on the advanced search page</w:t>
      </w:r>
      <w:r>
        <w:t>). Parts of keywords will also return results e.g. searching “fire” returns results with stored metadata “firetruck”.</w:t>
      </w:r>
    </w:p>
    <w:p w14:paraId="17AA15EF" w14:textId="77777777" w:rsidR="00046487" w:rsidRDefault="00046487" w:rsidP="0017381A">
      <w:pPr>
        <w:pStyle w:val="Heading3"/>
        <w:spacing w:before="240"/>
      </w:pPr>
      <w:bookmarkStart w:id="485" w:name="_Toc527711484"/>
      <w:r>
        <w:t>ADVANCED SEARCH PAGE</w:t>
      </w:r>
      <w:bookmarkEnd w:id="485"/>
    </w:p>
    <w:p w14:paraId="73182DEA" w14:textId="639C0488" w:rsidR="00046487" w:rsidRDefault="00046487" w:rsidP="0017381A">
      <w:pPr>
        <w:spacing w:before="240"/>
      </w:pPr>
      <w:r>
        <w:t xml:space="preserve">Users can search specific metadata fields using this page. Please note that if multiple fields are used, any results returned will be </w:t>
      </w:r>
      <w:r w:rsidR="00A16746">
        <w:t>exclusive</w:t>
      </w:r>
      <w:r>
        <w:t xml:space="preserve">, not </w:t>
      </w:r>
      <w:r w:rsidR="00A16746">
        <w:t>inclusive</w:t>
      </w:r>
      <w:r>
        <w:t xml:space="preserve">. Dynamic dropdown fields are used to select specific camera manufacturers and/or camera models. If a manufacturer is chosen first, the camera </w:t>
      </w:r>
      <w:r>
        <w:lastRenderedPageBreak/>
        <w:t xml:space="preserve">model field will be updated with the respective models for that manufacturer. If a model is chosen first, the </w:t>
      </w:r>
      <w:r w:rsidR="007730A3">
        <w:t>manufacturer’s</w:t>
      </w:r>
      <w:r>
        <w:t xml:space="preserve"> field will update to that model’s respective maker. These fields can be reset by using the reset button located directly below the dropdown fields.</w:t>
      </w:r>
    </w:p>
    <w:p w14:paraId="01A65DC7" w14:textId="77777777" w:rsidR="00046487" w:rsidRDefault="00046487" w:rsidP="0017381A">
      <w:pPr>
        <w:pStyle w:val="Heading3"/>
        <w:spacing w:before="240"/>
      </w:pPr>
      <w:bookmarkStart w:id="486" w:name="_Toc527711485"/>
      <w:r>
        <w:t>OTHER FEATURES</w:t>
      </w:r>
      <w:bookmarkEnd w:id="486"/>
    </w:p>
    <w:p w14:paraId="666840D4" w14:textId="0EE4A47A" w:rsidR="00046487" w:rsidRDefault="00046487" w:rsidP="0017381A">
      <w:pPr>
        <w:spacing w:before="240"/>
      </w:pPr>
      <w:r>
        <w:t>If individual images are removed from a root directory (outside of the software), they will also no longer show up on the image library. On the contrary, if an image is added to a root directory, they will also be added to the image library. If no directories have been selected, the user will be prompted to add a directory and will be taken to the “Scan Images” page</w:t>
      </w:r>
      <w:r w:rsidR="007409B8">
        <w:t xml:space="preserve"> where they can add one</w:t>
      </w:r>
      <w:r>
        <w:t>.</w:t>
      </w:r>
    </w:p>
    <w:p w14:paraId="488C054B" w14:textId="77777777" w:rsidR="00046487" w:rsidRDefault="00046487" w:rsidP="0017381A">
      <w:pPr>
        <w:pStyle w:val="Heading3"/>
        <w:spacing w:before="240"/>
      </w:pPr>
      <w:bookmarkStart w:id="487" w:name="_Toc527711486"/>
      <w:r>
        <w:t>FUTURE UPDATES</w:t>
      </w:r>
      <w:bookmarkEnd w:id="487"/>
    </w:p>
    <w:p w14:paraId="0ABEF3E8" w14:textId="3BA965C1" w:rsidR="005627A9" w:rsidRDefault="00046487" w:rsidP="0017381A">
      <w:pPr>
        <w:spacing w:before="240"/>
      </w:pPr>
      <w:r>
        <w:t xml:space="preserve">Mark IV Tech uses GitHub in order to collaborate on their projects. </w:t>
      </w:r>
      <w:moveToRangeStart w:id="488" w:author="Ryan G" w:date="2018-10-19T11:00:00Z" w:name="move527710187"/>
      <w:moveTo w:id="489" w:author="Ryan G" w:date="2018-10-19T11:00:00Z">
        <w:r w:rsidR="004D19CD">
          <w:t xml:space="preserve">The current release of this application can be found at </w:t>
        </w:r>
        <w:r w:rsidR="004D19CD">
          <w:rPr>
            <w:rStyle w:val="Hyperlink"/>
          </w:rPr>
          <w:fldChar w:fldCharType="begin"/>
        </w:r>
        <w:r w:rsidR="004D19CD">
          <w:rPr>
            <w:rStyle w:val="Hyperlink"/>
          </w:rPr>
          <w:instrText xml:space="preserve"> HYPERLINK "https://github.com/Gregory1999/CSC3600/releases/tag/v3.0" </w:instrText>
        </w:r>
        <w:r w:rsidR="004D19CD">
          <w:rPr>
            <w:rStyle w:val="Hyperlink"/>
          </w:rPr>
          <w:fldChar w:fldCharType="separate"/>
        </w:r>
        <w:r w:rsidR="004D19CD" w:rsidRPr="0054587F">
          <w:rPr>
            <w:rStyle w:val="Hyperlink"/>
          </w:rPr>
          <w:t>https://github.com/Gregory1999/CSC3600/releases/tag/v3.0</w:t>
        </w:r>
        <w:r w:rsidR="004D19CD">
          <w:rPr>
            <w:rStyle w:val="Hyperlink"/>
          </w:rPr>
          <w:fldChar w:fldCharType="end"/>
        </w:r>
        <w:r w:rsidR="004D19CD">
          <w:t xml:space="preserve"> .</w:t>
        </w:r>
      </w:moveTo>
      <w:moveToRangeEnd w:id="488"/>
      <w:del w:id="490" w:author="Ryan G" w:date="2018-10-19T11:00:00Z">
        <w:r w:rsidDel="004D19CD">
          <w:delText xml:space="preserve">Future updates to the web-based image organiser can be found online at </w:delText>
        </w:r>
        <w:r w:rsidR="00E13D57" w:rsidDel="004D19CD">
          <w:rPr>
            <w:rStyle w:val="Hyperlink"/>
          </w:rPr>
          <w:fldChar w:fldCharType="begin"/>
        </w:r>
        <w:r w:rsidR="00E13D57" w:rsidDel="004D19CD">
          <w:rPr>
            <w:rStyle w:val="Hyperlink"/>
          </w:rPr>
          <w:delInstrText xml:space="preserve"> HYPERLINK "https://github.com/Gregory1999/CSC3600" </w:delInstrText>
        </w:r>
        <w:r w:rsidR="00E13D57" w:rsidDel="004D19CD">
          <w:rPr>
            <w:rStyle w:val="Hyperlink"/>
          </w:rPr>
          <w:fldChar w:fldCharType="separate"/>
        </w:r>
        <w:r w:rsidRPr="00FE3AA5" w:rsidDel="004D19CD">
          <w:rPr>
            <w:rStyle w:val="Hyperlink"/>
          </w:rPr>
          <w:delText>https://github.com/Gregory1999/CSC3600</w:delText>
        </w:r>
        <w:r w:rsidR="00E13D57" w:rsidDel="004D19CD">
          <w:rPr>
            <w:rStyle w:val="Hyperlink"/>
          </w:rPr>
          <w:fldChar w:fldCharType="end"/>
        </w:r>
        <w:r w:rsidDel="004D19CD">
          <w:delText xml:space="preserve">. </w:delText>
        </w:r>
      </w:del>
      <w:r>
        <w:t>Most of the source code has been commented on and structured properly so that it can be built upon and easily understood by other developers.</w:t>
      </w:r>
    </w:p>
    <w:p w14:paraId="7EE60F80" w14:textId="77777777" w:rsidR="005627A9" w:rsidRDefault="005627A9" w:rsidP="00FE5225"/>
    <w:p w14:paraId="25994575" w14:textId="6F7F3A22" w:rsidR="0017381A" w:rsidRDefault="0017381A" w:rsidP="00FE5225">
      <w:pPr>
        <w:sectPr w:rsidR="0017381A" w:rsidSect="00383BD3">
          <w:headerReference w:type="default" r:id="rId9"/>
          <w:footerReference w:type="default" r:id="rId10"/>
          <w:headerReference w:type="first" r:id="rId11"/>
          <w:footerReference w:type="first" r:id="rId12"/>
          <w:pgSz w:w="12240" w:h="15840"/>
          <w:pgMar w:top="1440" w:right="1440" w:bottom="1440" w:left="1440" w:header="567" w:footer="567" w:gutter="0"/>
          <w:pgNumType w:start="0"/>
          <w:cols w:space="720"/>
          <w:titlePg/>
          <w:docGrid w:linePitch="360"/>
        </w:sectPr>
      </w:pPr>
    </w:p>
    <w:p w14:paraId="52A8B2AE" w14:textId="79A7439E" w:rsidR="00FE5225" w:rsidRDefault="00EB170A" w:rsidP="0001281F">
      <w:pPr>
        <w:pStyle w:val="Heading2"/>
        <w:ind w:left="0"/>
      </w:pPr>
      <w:bookmarkStart w:id="491" w:name="_Toc527703651"/>
      <w:bookmarkStart w:id="492" w:name="_Toc527711487"/>
      <w:r>
        <w:lastRenderedPageBreak/>
        <w:t>COST OF THE PROJECT</w:t>
      </w:r>
      <w:bookmarkEnd w:id="491"/>
      <w:bookmarkEnd w:id="492"/>
    </w:p>
    <w:p w14:paraId="55243703" w14:textId="5ECD55E1" w:rsidR="00EB170A" w:rsidRDefault="00770CD5" w:rsidP="0001281F">
      <w:pPr>
        <w:spacing w:after="0"/>
        <w:ind w:left="0" w:right="0"/>
        <w:rPr>
          <w:rFonts w:ascii="Calibri" w:eastAsia="Times New Roman" w:hAnsi="Calibri" w:cs="Calibri"/>
          <w:color w:val="000000"/>
          <w:kern w:val="0"/>
          <w:lang w:eastAsia="en-AU"/>
          <w14:ligatures w14:val="none"/>
        </w:rPr>
      </w:pPr>
      <w:r>
        <w:t>This project has had a total</w:t>
      </w:r>
      <w:r w:rsidRPr="00FD3B6A">
        <w:t xml:space="preserve"> </w:t>
      </w:r>
      <w:r>
        <w:t xml:space="preserve">project expenditure of </w:t>
      </w:r>
      <w:r w:rsidR="00DB7817" w:rsidRPr="00DB7817">
        <w:rPr>
          <w:rFonts w:ascii="Calibri" w:hAnsi="Calibri" w:cs="Calibri"/>
          <w:color w:val="000000"/>
        </w:rPr>
        <w:t>$</w:t>
      </w:r>
      <w:r w:rsidR="00CB1F87" w:rsidRPr="00CB1F87">
        <w:rPr>
          <w:rFonts w:ascii="Calibri" w:hAnsi="Calibri" w:cs="Calibri"/>
          <w:color w:val="000000"/>
        </w:rPr>
        <w:t>19,749.13</w:t>
      </w:r>
      <w:r>
        <w:t xml:space="preserve">. The initial plan anticipated an outlay of </w:t>
      </w:r>
      <w:r w:rsidRPr="00C750A3">
        <w:t>$70,199.75</w:t>
      </w:r>
      <w:r>
        <w:t xml:space="preserve">, this total however was caused by an uncaught error in which the total labour costs were incorrectly multiplied by four; the corrected estimated expenditure was </w:t>
      </w:r>
      <w:r w:rsidR="00352DB4" w:rsidRPr="00352DB4">
        <w:rPr>
          <w:rFonts w:ascii="Calibri" w:eastAsia="Times New Roman" w:hAnsi="Calibri" w:cs="Calibri"/>
          <w:color w:val="000000"/>
          <w:kern w:val="0"/>
          <w:lang w:eastAsia="en-AU"/>
          <w14:ligatures w14:val="none"/>
        </w:rPr>
        <w:t>$</w:t>
      </w:r>
      <w:r w:rsidR="00010C22" w:rsidRPr="00010C22">
        <w:rPr>
          <w:rFonts w:ascii="Calibri" w:eastAsia="Times New Roman" w:hAnsi="Calibri" w:cs="Calibri"/>
          <w:color w:val="000000"/>
          <w:kern w:val="0"/>
          <w:lang w:eastAsia="en-AU"/>
          <w14:ligatures w14:val="none"/>
        </w:rPr>
        <w:t>20,129.00</w:t>
      </w:r>
      <w:r>
        <w:rPr>
          <w:rFonts w:ascii="Calibri" w:eastAsia="Times New Roman" w:hAnsi="Calibri" w:cs="Calibri"/>
          <w:color w:val="000000"/>
          <w:kern w:val="0"/>
          <w:lang w:eastAsia="en-AU"/>
          <w14:ligatures w14:val="none"/>
        </w:rPr>
        <w:t>.</w:t>
      </w:r>
      <w:r w:rsidRPr="00FD3B6A">
        <w:rPr>
          <w:rFonts w:ascii="Calibri" w:eastAsia="Times New Roman" w:hAnsi="Calibri" w:cs="Calibri"/>
          <w:color w:val="000000"/>
          <w:kern w:val="0"/>
          <w:lang w:eastAsia="en-AU"/>
          <w14:ligatures w14:val="none"/>
        </w:rPr>
        <w:t xml:space="preserve"> </w:t>
      </w:r>
      <w:r>
        <w:rPr>
          <w:rFonts w:ascii="Calibri" w:eastAsia="Times New Roman" w:hAnsi="Calibri" w:cs="Calibri"/>
          <w:color w:val="000000"/>
          <w:kern w:val="0"/>
          <w:lang w:eastAsia="en-AU"/>
          <w14:ligatures w14:val="none"/>
        </w:rPr>
        <w:t xml:space="preserve">The project has therefore </w:t>
      </w:r>
      <w:r w:rsidR="004732BF">
        <w:rPr>
          <w:rFonts w:ascii="Calibri" w:eastAsia="Times New Roman" w:hAnsi="Calibri" w:cs="Calibri"/>
          <w:color w:val="000000"/>
          <w:kern w:val="0"/>
          <w:lang w:eastAsia="en-AU"/>
          <w14:ligatures w14:val="none"/>
        </w:rPr>
        <w:t>under</w:t>
      </w:r>
      <w:r>
        <w:rPr>
          <w:rFonts w:ascii="Calibri" w:eastAsia="Times New Roman" w:hAnsi="Calibri" w:cs="Calibri"/>
          <w:color w:val="000000"/>
          <w:kern w:val="0"/>
          <w:lang w:eastAsia="en-AU"/>
          <w14:ligatures w14:val="none"/>
        </w:rPr>
        <w:t>spent an</w:t>
      </w:r>
      <w:r w:rsidR="00FD7604">
        <w:rPr>
          <w:rFonts w:ascii="Calibri" w:eastAsia="Times New Roman" w:hAnsi="Calibri" w:cs="Calibri"/>
          <w:color w:val="000000"/>
          <w:kern w:val="0"/>
          <w:lang w:eastAsia="en-AU"/>
          <w14:ligatures w14:val="none"/>
        </w:rPr>
        <w:t xml:space="preserve">ticipated (corrected) costs by </w:t>
      </w:r>
      <w:r w:rsidR="00FD7604">
        <w:rPr>
          <w:rFonts w:ascii="Calibri" w:hAnsi="Calibri" w:cs="Calibri"/>
          <w:color w:val="000000"/>
        </w:rPr>
        <w:t>$</w:t>
      </w:r>
      <w:r w:rsidR="004732BF">
        <w:rPr>
          <w:rFonts w:ascii="Calibri" w:hAnsi="Calibri" w:cs="Calibri"/>
          <w:color w:val="000000"/>
        </w:rPr>
        <w:t>379.88</w:t>
      </w:r>
      <w:r>
        <w:rPr>
          <w:rFonts w:ascii="Calibri" w:eastAsia="Times New Roman" w:hAnsi="Calibri" w:cs="Calibri"/>
          <w:color w:val="000000"/>
          <w:kern w:val="0"/>
          <w:lang w:eastAsia="en-AU"/>
          <w14:ligatures w14:val="none"/>
        </w:rPr>
        <w:t>. The cost of each project is broken down and displayed in the below table</w:t>
      </w:r>
      <w:r w:rsidR="00B11362">
        <w:rPr>
          <w:rFonts w:ascii="Calibri" w:eastAsia="Times New Roman" w:hAnsi="Calibri" w:cs="Calibri"/>
          <w:color w:val="000000"/>
          <w:kern w:val="0"/>
          <w:lang w:eastAsia="en-AU"/>
          <w14:ligatures w14:val="none"/>
        </w:rPr>
        <w:t>s. The Labour</w:t>
      </w:r>
      <w:r>
        <w:rPr>
          <w:rFonts w:ascii="Calibri" w:eastAsia="Times New Roman" w:hAnsi="Calibri" w:cs="Calibri"/>
          <w:color w:val="000000"/>
          <w:kern w:val="0"/>
          <w:lang w:eastAsia="en-AU"/>
          <w14:ligatures w14:val="none"/>
        </w:rPr>
        <w:t xml:space="preserve"> table</w:t>
      </w:r>
      <w:ins w:id="493" w:author="Ryan G" w:date="2018-10-19T11:02:00Z">
        <w:r w:rsidR="00CF3683">
          <w:rPr>
            <w:rFonts w:ascii="Calibri" w:eastAsia="Times New Roman" w:hAnsi="Calibri" w:cs="Calibri"/>
            <w:color w:val="000000"/>
            <w:kern w:val="0"/>
            <w:lang w:eastAsia="en-AU"/>
            <w14:ligatures w14:val="none"/>
          </w:rPr>
          <w:t xml:space="preserve"> (Table 01)</w:t>
        </w:r>
      </w:ins>
      <w:r>
        <w:rPr>
          <w:rFonts w:ascii="Calibri" w:eastAsia="Times New Roman" w:hAnsi="Calibri" w:cs="Calibri"/>
          <w:color w:val="000000"/>
          <w:kern w:val="0"/>
          <w:lang w:eastAsia="en-AU"/>
          <w14:ligatures w14:val="none"/>
        </w:rPr>
        <w:t xml:space="preserve"> sources its data from the task log summary shown in </w:t>
      </w:r>
      <w:del w:id="494" w:author="Ryan G" w:date="2018-10-19T11:02:00Z">
        <w:r w:rsidDel="00CF3683">
          <w:rPr>
            <w:rFonts w:ascii="Calibri" w:eastAsia="Times New Roman" w:hAnsi="Calibri" w:cs="Calibri"/>
            <w:color w:val="000000"/>
            <w:kern w:val="0"/>
            <w:lang w:eastAsia="en-AU"/>
            <w14:ligatures w14:val="none"/>
          </w:rPr>
          <w:delText>a</w:delText>
        </w:r>
      </w:del>
      <w:ins w:id="495" w:author="Ryan G" w:date="2018-10-19T11:02:00Z">
        <w:r w:rsidR="00CF3683">
          <w:rPr>
            <w:rFonts w:ascii="Calibri" w:eastAsia="Times New Roman" w:hAnsi="Calibri" w:cs="Calibri"/>
            <w:color w:val="000000"/>
            <w:kern w:val="0"/>
            <w:lang w:eastAsia="en-AU"/>
            <w14:ligatures w14:val="none"/>
          </w:rPr>
          <w:t>A</w:t>
        </w:r>
      </w:ins>
      <w:r>
        <w:rPr>
          <w:rFonts w:ascii="Calibri" w:eastAsia="Times New Roman" w:hAnsi="Calibri" w:cs="Calibri"/>
          <w:color w:val="000000"/>
          <w:kern w:val="0"/>
          <w:lang w:eastAsia="en-AU"/>
          <w14:ligatures w14:val="none"/>
        </w:rPr>
        <w:t xml:space="preserve">ppendix </w:t>
      </w:r>
      <w:r w:rsidR="006904E3">
        <w:rPr>
          <w:rFonts w:ascii="Calibri" w:eastAsia="Times New Roman" w:hAnsi="Calibri" w:cs="Calibri"/>
          <w:color w:val="000000"/>
          <w:kern w:val="0"/>
          <w:lang w:eastAsia="en-AU"/>
          <w14:ligatures w14:val="none"/>
        </w:rPr>
        <w:t>B</w:t>
      </w:r>
      <w:r w:rsidR="00B75D62">
        <w:rPr>
          <w:rFonts w:ascii="Calibri" w:eastAsia="Times New Roman" w:hAnsi="Calibri" w:cs="Calibri"/>
          <w:color w:val="000000"/>
          <w:kern w:val="0"/>
          <w:lang w:eastAsia="en-AU"/>
          <w14:ligatures w14:val="none"/>
        </w:rPr>
        <w:t>.</w:t>
      </w:r>
    </w:p>
    <w:p w14:paraId="21873BAF" w14:textId="77777777" w:rsidR="0028259E" w:rsidRDefault="0028259E" w:rsidP="0001281F">
      <w:pPr>
        <w:spacing w:after="0"/>
        <w:ind w:left="0" w:right="0"/>
        <w:rPr>
          <w:rFonts w:ascii="Calibri" w:eastAsia="Times New Roman" w:hAnsi="Calibri" w:cs="Calibri"/>
          <w:color w:val="000000"/>
          <w:kern w:val="0"/>
          <w:lang w:eastAsia="en-AU"/>
          <w14:ligatures w14:val="none"/>
        </w:rPr>
      </w:pPr>
    </w:p>
    <w:tbl>
      <w:tblPr>
        <w:tblW w:w="12802" w:type="dxa"/>
        <w:tblLook w:val="04A0" w:firstRow="1" w:lastRow="0" w:firstColumn="1" w:lastColumn="0" w:noHBand="0" w:noVBand="1"/>
      </w:tblPr>
      <w:tblGrid>
        <w:gridCol w:w="493"/>
        <w:gridCol w:w="2879"/>
        <w:gridCol w:w="1143"/>
        <w:gridCol w:w="2402"/>
        <w:gridCol w:w="1740"/>
        <w:gridCol w:w="1880"/>
        <w:gridCol w:w="2265"/>
      </w:tblGrid>
      <w:tr w:rsidR="0028259E" w:rsidRPr="0028259E" w14:paraId="6C1FD3F0" w14:textId="77777777" w:rsidTr="00256259">
        <w:trPr>
          <w:trHeight w:val="956"/>
        </w:trPr>
        <w:tc>
          <w:tcPr>
            <w:tcW w:w="493" w:type="dxa"/>
            <w:tcBorders>
              <w:top w:val="single" w:sz="8" w:space="0" w:color="94B6D2"/>
              <w:left w:val="single" w:sz="8" w:space="0" w:color="94B6D2"/>
              <w:bottom w:val="single" w:sz="8" w:space="0" w:color="94B6D2"/>
              <w:right w:val="nil"/>
            </w:tcBorders>
            <w:shd w:val="clear" w:color="000000" w:fill="94B6D2"/>
            <w:vAlign w:val="center"/>
            <w:hideMark/>
          </w:tcPr>
          <w:p w14:paraId="4AF1B862"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ID</w:t>
            </w:r>
          </w:p>
        </w:tc>
        <w:tc>
          <w:tcPr>
            <w:tcW w:w="2879" w:type="dxa"/>
            <w:tcBorders>
              <w:top w:val="single" w:sz="8" w:space="0" w:color="94B6D2"/>
              <w:left w:val="nil"/>
              <w:bottom w:val="single" w:sz="8" w:space="0" w:color="94B6D2"/>
              <w:right w:val="nil"/>
            </w:tcBorders>
            <w:shd w:val="clear" w:color="000000" w:fill="94B6D2"/>
            <w:vAlign w:val="center"/>
            <w:hideMark/>
          </w:tcPr>
          <w:p w14:paraId="363B5D6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Phase</w:t>
            </w:r>
          </w:p>
        </w:tc>
        <w:tc>
          <w:tcPr>
            <w:tcW w:w="1143" w:type="dxa"/>
            <w:tcBorders>
              <w:top w:val="single" w:sz="8" w:space="0" w:color="94B6D2"/>
              <w:left w:val="nil"/>
              <w:bottom w:val="single" w:sz="8" w:space="0" w:color="94B6D2"/>
              <w:right w:val="nil"/>
            </w:tcBorders>
            <w:shd w:val="clear" w:color="000000" w:fill="94B6D2"/>
            <w:vAlign w:val="center"/>
            <w:hideMark/>
          </w:tcPr>
          <w:p w14:paraId="1E7AC4B5"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Hours</w:t>
            </w:r>
            <w:r w:rsidRPr="0028259E">
              <w:rPr>
                <w:rFonts w:ascii="Calibri" w:eastAsia="Times New Roman" w:hAnsi="Calibri" w:cs="Calibri"/>
                <w:b/>
                <w:bCs/>
                <w:color w:val="FFFFFF"/>
                <w:kern w:val="0"/>
                <w:vertAlign w:val="superscript"/>
                <w:lang w:eastAsia="en-AU"/>
                <w14:ligatures w14:val="none"/>
              </w:rPr>
              <w:t>(4)</w:t>
            </w:r>
          </w:p>
        </w:tc>
        <w:tc>
          <w:tcPr>
            <w:tcW w:w="2402" w:type="dxa"/>
            <w:tcBorders>
              <w:top w:val="single" w:sz="8" w:space="0" w:color="94B6D2"/>
              <w:left w:val="nil"/>
              <w:bottom w:val="single" w:sz="8" w:space="0" w:color="94B6D2"/>
              <w:right w:val="nil"/>
            </w:tcBorders>
            <w:shd w:val="clear" w:color="000000" w:fill="94B6D2"/>
            <w:vAlign w:val="center"/>
            <w:hideMark/>
          </w:tcPr>
          <w:p w14:paraId="66D92580"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(Business Analyst Rate</w:t>
            </w:r>
            <w:r w:rsidRPr="0028259E">
              <w:rPr>
                <w:rFonts w:ascii="Calibri" w:eastAsia="Times New Roman" w:hAnsi="Calibri" w:cs="Calibri"/>
                <w:b/>
                <w:bCs/>
                <w:color w:val="FFFFFF"/>
                <w:kern w:val="0"/>
                <w:vertAlign w:val="superscript"/>
                <w:lang w:eastAsia="en-AU"/>
                <w14:ligatures w14:val="none"/>
              </w:rPr>
              <w:t>(1)</w:t>
            </w:r>
            <w:r w:rsidRPr="0028259E">
              <w:rPr>
                <w:rFonts w:ascii="Calibri" w:eastAsia="Times New Roman" w:hAnsi="Calibri" w:cs="Calibri"/>
                <w:b/>
                <w:bCs/>
                <w:color w:val="FFFFFF"/>
                <w:kern w:val="0"/>
                <w:lang w:eastAsia="en-AU"/>
                <w14:ligatures w14:val="none"/>
              </w:rPr>
              <w:t>)</w:t>
            </w:r>
          </w:p>
        </w:tc>
        <w:tc>
          <w:tcPr>
            <w:tcW w:w="1740" w:type="dxa"/>
            <w:tcBorders>
              <w:top w:val="single" w:sz="8" w:space="0" w:color="94B6D2"/>
              <w:left w:val="nil"/>
              <w:bottom w:val="single" w:sz="8" w:space="0" w:color="94B6D2"/>
              <w:right w:val="nil"/>
            </w:tcBorders>
            <w:shd w:val="clear" w:color="000000" w:fill="94B6D2"/>
            <w:vAlign w:val="center"/>
            <w:hideMark/>
          </w:tcPr>
          <w:p w14:paraId="33807FDC"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(Programmer Rate</w:t>
            </w:r>
            <w:r w:rsidRPr="0028259E">
              <w:rPr>
                <w:rFonts w:ascii="Calibri" w:eastAsia="Times New Roman" w:hAnsi="Calibri" w:cs="Calibri"/>
                <w:b/>
                <w:bCs/>
                <w:color w:val="FFFFFF"/>
                <w:kern w:val="0"/>
                <w:vertAlign w:val="superscript"/>
                <w:lang w:eastAsia="en-AU"/>
                <w14:ligatures w14:val="none"/>
              </w:rPr>
              <w:t>(2)</w:t>
            </w:r>
            <w:r w:rsidRPr="0028259E">
              <w:rPr>
                <w:rFonts w:ascii="Calibri" w:eastAsia="Times New Roman" w:hAnsi="Calibri" w:cs="Calibri"/>
                <w:b/>
                <w:bCs/>
                <w:color w:val="FFFFFF"/>
                <w:kern w:val="0"/>
                <w:lang w:eastAsia="en-AU"/>
                <w14:ligatures w14:val="none"/>
              </w:rPr>
              <w:t>)</w:t>
            </w:r>
          </w:p>
        </w:tc>
        <w:tc>
          <w:tcPr>
            <w:tcW w:w="1880" w:type="dxa"/>
            <w:tcBorders>
              <w:top w:val="single" w:sz="8" w:space="0" w:color="94B6D2"/>
              <w:left w:val="nil"/>
              <w:bottom w:val="single" w:sz="8" w:space="0" w:color="94B6D2"/>
              <w:right w:val="nil"/>
            </w:tcBorders>
            <w:shd w:val="clear" w:color="000000" w:fill="94B6D2"/>
            <w:vAlign w:val="center"/>
            <w:hideMark/>
          </w:tcPr>
          <w:p w14:paraId="63B5E506"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Cost (Project Manager Rate</w:t>
            </w:r>
            <w:r w:rsidRPr="0028259E">
              <w:rPr>
                <w:rFonts w:ascii="Calibri" w:eastAsia="Times New Roman" w:hAnsi="Calibri" w:cs="Calibri"/>
                <w:b/>
                <w:bCs/>
                <w:color w:val="FFFFFF"/>
                <w:kern w:val="0"/>
                <w:vertAlign w:val="superscript"/>
                <w:lang w:eastAsia="en-AU"/>
                <w14:ligatures w14:val="none"/>
              </w:rPr>
              <w:t>(3)</w:t>
            </w:r>
            <w:r w:rsidRPr="0028259E">
              <w:rPr>
                <w:rFonts w:ascii="Calibri" w:eastAsia="Times New Roman" w:hAnsi="Calibri" w:cs="Calibri"/>
                <w:b/>
                <w:bCs/>
                <w:color w:val="FFFFFF"/>
                <w:kern w:val="0"/>
                <w:lang w:eastAsia="en-AU"/>
                <w14:ligatures w14:val="none"/>
              </w:rPr>
              <w:t>)</w:t>
            </w:r>
          </w:p>
        </w:tc>
        <w:tc>
          <w:tcPr>
            <w:tcW w:w="2265" w:type="dxa"/>
            <w:tcBorders>
              <w:top w:val="single" w:sz="8" w:space="0" w:color="94B6D2"/>
              <w:left w:val="nil"/>
              <w:bottom w:val="single" w:sz="8" w:space="0" w:color="94B6D2"/>
              <w:right w:val="single" w:sz="8" w:space="0" w:color="94B6D2"/>
            </w:tcBorders>
            <w:shd w:val="clear" w:color="000000" w:fill="94B6D2"/>
            <w:vAlign w:val="center"/>
            <w:hideMark/>
          </w:tcPr>
          <w:p w14:paraId="542009AB" w14:textId="77777777" w:rsidR="0028259E" w:rsidRPr="0028259E" w:rsidRDefault="0028259E" w:rsidP="0028259E">
            <w:pPr>
              <w:spacing w:after="0"/>
              <w:ind w:left="0" w:right="0"/>
              <w:rPr>
                <w:rFonts w:ascii="Calibri" w:eastAsia="Times New Roman" w:hAnsi="Calibri" w:cs="Calibri"/>
                <w:b/>
                <w:bCs/>
                <w:color w:val="FFFFFF"/>
                <w:kern w:val="0"/>
                <w:lang w:eastAsia="en-AU"/>
                <w14:ligatures w14:val="none"/>
              </w:rPr>
            </w:pPr>
            <w:r w:rsidRPr="0028259E">
              <w:rPr>
                <w:rFonts w:ascii="Calibri" w:eastAsia="Times New Roman" w:hAnsi="Calibri" w:cs="Calibri"/>
                <w:b/>
                <w:bCs/>
                <w:color w:val="FFFFFF"/>
                <w:kern w:val="0"/>
                <w:lang w:eastAsia="en-AU"/>
                <w14:ligatures w14:val="none"/>
              </w:rPr>
              <w:t>Total Phase Cost</w:t>
            </w:r>
          </w:p>
        </w:tc>
      </w:tr>
      <w:tr w:rsidR="006B2DB9" w:rsidRPr="0028259E" w14:paraId="006C44FD"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1C1290D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1</w:t>
            </w:r>
          </w:p>
        </w:tc>
        <w:tc>
          <w:tcPr>
            <w:tcW w:w="2879" w:type="dxa"/>
            <w:tcBorders>
              <w:top w:val="nil"/>
              <w:left w:val="nil"/>
              <w:bottom w:val="single" w:sz="8" w:space="0" w:color="BED3E4"/>
              <w:right w:val="single" w:sz="8" w:space="0" w:color="BED3E4"/>
            </w:tcBorders>
            <w:shd w:val="clear" w:color="000000" w:fill="E9F0F6"/>
            <w:vAlign w:val="center"/>
            <w:hideMark/>
          </w:tcPr>
          <w:p w14:paraId="0F4AEB90"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Initialising</w:t>
            </w:r>
          </w:p>
        </w:tc>
        <w:tc>
          <w:tcPr>
            <w:tcW w:w="1143" w:type="dxa"/>
            <w:tcBorders>
              <w:top w:val="nil"/>
              <w:left w:val="nil"/>
              <w:bottom w:val="single" w:sz="8" w:space="0" w:color="BED3E4"/>
              <w:right w:val="single" w:sz="8" w:space="0" w:color="BED3E4"/>
            </w:tcBorders>
            <w:shd w:val="clear" w:color="000000" w:fill="E9F0F6"/>
            <w:vAlign w:val="center"/>
            <w:hideMark/>
          </w:tcPr>
          <w:p w14:paraId="483B9EEC" w14:textId="05C8770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26.75</w:t>
            </w:r>
          </w:p>
        </w:tc>
        <w:tc>
          <w:tcPr>
            <w:tcW w:w="2402" w:type="dxa"/>
            <w:tcBorders>
              <w:top w:val="nil"/>
              <w:left w:val="nil"/>
              <w:bottom w:val="single" w:sz="8" w:space="0" w:color="BED3E4"/>
              <w:right w:val="single" w:sz="8" w:space="0" w:color="BED3E4"/>
            </w:tcBorders>
            <w:shd w:val="clear" w:color="000000" w:fill="E9F0F6"/>
            <w:vAlign w:val="center"/>
            <w:hideMark/>
          </w:tcPr>
          <w:p w14:paraId="324C92A3" w14:textId="39AD7C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$997.33 </w:t>
            </w:r>
          </w:p>
        </w:tc>
        <w:tc>
          <w:tcPr>
            <w:tcW w:w="1740" w:type="dxa"/>
            <w:tcBorders>
              <w:top w:val="nil"/>
              <w:left w:val="nil"/>
              <w:bottom w:val="single" w:sz="8" w:space="0" w:color="BED3E4"/>
              <w:right w:val="single" w:sz="8" w:space="0" w:color="BED3E4"/>
            </w:tcBorders>
            <w:shd w:val="clear" w:color="000000" w:fill="E9F0F6"/>
            <w:vAlign w:val="center"/>
            <w:hideMark/>
          </w:tcPr>
          <w:p w14:paraId="3EA234F5" w14:textId="6B78614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6FD66841" w14:textId="71C93F3D"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$505.81 </w:t>
            </w:r>
          </w:p>
        </w:tc>
        <w:tc>
          <w:tcPr>
            <w:tcW w:w="2265" w:type="dxa"/>
            <w:tcBorders>
              <w:top w:val="nil"/>
              <w:left w:val="nil"/>
              <w:bottom w:val="single" w:sz="8" w:space="0" w:color="BED3E4"/>
              <w:right w:val="single" w:sz="8" w:space="0" w:color="BED3E4"/>
            </w:tcBorders>
            <w:shd w:val="clear" w:color="000000" w:fill="E9F0F6"/>
            <w:vAlign w:val="center"/>
            <w:hideMark/>
          </w:tcPr>
          <w:p w14:paraId="0F6A69DF" w14:textId="27B2A49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$1,503.14 </w:t>
            </w:r>
          </w:p>
        </w:tc>
      </w:tr>
      <w:tr w:rsidR="005D7171" w:rsidRPr="0028259E" w14:paraId="30963496" w14:textId="77777777" w:rsidTr="004E6A63">
        <w:trPr>
          <w:trHeight w:val="918"/>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549F617F" w14:textId="77777777" w:rsidR="005D7171" w:rsidRPr="0028259E" w:rsidRDefault="005D7171" w:rsidP="005D7171">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2</w:t>
            </w:r>
          </w:p>
        </w:tc>
        <w:tc>
          <w:tcPr>
            <w:tcW w:w="2879" w:type="dxa"/>
            <w:tcBorders>
              <w:top w:val="nil"/>
              <w:left w:val="nil"/>
              <w:bottom w:val="single" w:sz="8" w:space="0" w:color="BED3E4"/>
              <w:right w:val="single" w:sz="8" w:space="0" w:color="BED3E4"/>
            </w:tcBorders>
            <w:shd w:val="clear" w:color="auto" w:fill="auto"/>
            <w:vAlign w:val="center"/>
            <w:hideMark/>
          </w:tcPr>
          <w:p w14:paraId="016C18D6" w14:textId="77777777" w:rsidR="005D7171" w:rsidRPr="0028259E" w:rsidRDefault="005D7171" w:rsidP="005D7171">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Discover and understand the details of the problem</w:t>
            </w:r>
          </w:p>
        </w:tc>
        <w:tc>
          <w:tcPr>
            <w:tcW w:w="1143" w:type="dxa"/>
            <w:tcBorders>
              <w:top w:val="nil"/>
              <w:left w:val="nil"/>
              <w:bottom w:val="single" w:sz="8" w:space="0" w:color="BED3E4"/>
              <w:right w:val="single" w:sz="8" w:space="0" w:color="BED3E4"/>
            </w:tcBorders>
            <w:shd w:val="clear" w:color="auto" w:fill="auto"/>
            <w:vAlign w:val="center"/>
            <w:hideMark/>
          </w:tcPr>
          <w:p w14:paraId="2B018490" w14:textId="20BC3C7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49.5</w:t>
            </w:r>
          </w:p>
        </w:tc>
        <w:tc>
          <w:tcPr>
            <w:tcW w:w="2402" w:type="dxa"/>
            <w:tcBorders>
              <w:top w:val="nil"/>
              <w:left w:val="nil"/>
              <w:bottom w:val="single" w:sz="8" w:space="0" w:color="BED3E4"/>
              <w:right w:val="single" w:sz="8" w:space="0" w:color="BED3E4"/>
            </w:tcBorders>
            <w:shd w:val="clear" w:color="auto" w:fill="auto"/>
            <w:vAlign w:val="center"/>
            <w:hideMark/>
          </w:tcPr>
          <w:p w14:paraId="74475257" w14:textId="2F699308"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$2,067.63</w:t>
            </w:r>
          </w:p>
        </w:tc>
        <w:tc>
          <w:tcPr>
            <w:tcW w:w="1740" w:type="dxa"/>
            <w:tcBorders>
              <w:top w:val="nil"/>
              <w:left w:val="nil"/>
              <w:bottom w:val="single" w:sz="8" w:space="0" w:color="BED3E4"/>
              <w:right w:val="single" w:sz="8" w:space="0" w:color="BED3E4"/>
            </w:tcBorders>
            <w:shd w:val="clear" w:color="auto" w:fill="auto"/>
            <w:vAlign w:val="center"/>
            <w:hideMark/>
          </w:tcPr>
          <w:p w14:paraId="6F2ECAA0" w14:textId="003A55C7"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$0.00</w:t>
            </w:r>
          </w:p>
        </w:tc>
        <w:tc>
          <w:tcPr>
            <w:tcW w:w="1880" w:type="dxa"/>
            <w:tcBorders>
              <w:top w:val="nil"/>
              <w:left w:val="nil"/>
              <w:bottom w:val="single" w:sz="8" w:space="0" w:color="BED3E4"/>
              <w:right w:val="single" w:sz="8" w:space="0" w:color="BED3E4"/>
            </w:tcBorders>
            <w:shd w:val="clear" w:color="auto" w:fill="auto"/>
            <w:vAlign w:val="center"/>
            <w:hideMark/>
          </w:tcPr>
          <w:p w14:paraId="71205DD3" w14:textId="58F96BCA"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$566.51</w:t>
            </w:r>
          </w:p>
        </w:tc>
        <w:tc>
          <w:tcPr>
            <w:tcW w:w="2265" w:type="dxa"/>
            <w:tcBorders>
              <w:top w:val="nil"/>
              <w:left w:val="nil"/>
              <w:bottom w:val="single" w:sz="8" w:space="0" w:color="BED3E4"/>
              <w:right w:val="single" w:sz="8" w:space="0" w:color="BED3E4"/>
            </w:tcBorders>
            <w:shd w:val="clear" w:color="auto" w:fill="auto"/>
            <w:vAlign w:val="center"/>
            <w:hideMark/>
          </w:tcPr>
          <w:p w14:paraId="01BC51AE" w14:textId="73A8FC92" w:rsidR="005D7171" w:rsidRPr="005D7171" w:rsidRDefault="005D7171" w:rsidP="004E6A63">
            <w:pPr>
              <w:spacing w:after="0"/>
              <w:ind w:left="0" w:right="0"/>
              <w:jc w:val="right"/>
              <w:rPr>
                <w:rFonts w:ascii="Calibri" w:hAnsi="Calibri" w:cs="Calibri"/>
                <w:color w:val="000000"/>
              </w:rPr>
            </w:pPr>
            <w:r w:rsidRPr="005D7171">
              <w:rPr>
                <w:rFonts w:ascii="Calibri" w:hAnsi="Calibri" w:cs="Calibri"/>
                <w:color w:val="000000"/>
              </w:rPr>
              <w:t>$2,634.14</w:t>
            </w:r>
          </w:p>
        </w:tc>
      </w:tr>
      <w:tr w:rsidR="006B2DB9" w:rsidRPr="0028259E" w14:paraId="3E8AFB1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D6C3710"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3</w:t>
            </w:r>
          </w:p>
        </w:tc>
        <w:tc>
          <w:tcPr>
            <w:tcW w:w="2879" w:type="dxa"/>
            <w:tcBorders>
              <w:top w:val="nil"/>
              <w:left w:val="nil"/>
              <w:bottom w:val="single" w:sz="8" w:space="0" w:color="BED3E4"/>
              <w:right w:val="single" w:sz="8" w:space="0" w:color="BED3E4"/>
            </w:tcBorders>
            <w:shd w:val="clear" w:color="000000" w:fill="E9F0F6"/>
            <w:vAlign w:val="center"/>
            <w:hideMark/>
          </w:tcPr>
          <w:p w14:paraId="0B891FC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Create the project plan.</w:t>
            </w:r>
          </w:p>
        </w:tc>
        <w:tc>
          <w:tcPr>
            <w:tcW w:w="1143" w:type="dxa"/>
            <w:tcBorders>
              <w:top w:val="nil"/>
              <w:left w:val="nil"/>
              <w:bottom w:val="single" w:sz="8" w:space="0" w:color="BED3E4"/>
              <w:right w:val="single" w:sz="8" w:space="0" w:color="BED3E4"/>
            </w:tcBorders>
            <w:shd w:val="clear" w:color="000000" w:fill="E9F0F6"/>
            <w:vAlign w:val="center"/>
            <w:hideMark/>
          </w:tcPr>
          <w:p w14:paraId="2693F8C5" w14:textId="734E1FB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37</w:t>
            </w:r>
          </w:p>
        </w:tc>
        <w:tc>
          <w:tcPr>
            <w:tcW w:w="2402" w:type="dxa"/>
            <w:tcBorders>
              <w:top w:val="nil"/>
              <w:left w:val="nil"/>
              <w:bottom w:val="single" w:sz="8" w:space="0" w:color="BED3E4"/>
              <w:right w:val="single" w:sz="8" w:space="0" w:color="BED3E4"/>
            </w:tcBorders>
            <w:shd w:val="clear" w:color="000000" w:fill="E9F0F6"/>
            <w:vAlign w:val="center"/>
            <w:hideMark/>
          </w:tcPr>
          <w:p w14:paraId="15BB6640" w14:textId="41A9B8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$1,435.18 </w:t>
            </w:r>
          </w:p>
        </w:tc>
        <w:tc>
          <w:tcPr>
            <w:tcW w:w="1740" w:type="dxa"/>
            <w:tcBorders>
              <w:top w:val="nil"/>
              <w:left w:val="nil"/>
              <w:bottom w:val="single" w:sz="8" w:space="0" w:color="BED3E4"/>
              <w:right w:val="single" w:sz="8" w:space="0" w:color="BED3E4"/>
            </w:tcBorders>
            <w:shd w:val="clear" w:color="000000" w:fill="E9F0F6"/>
            <w:vAlign w:val="center"/>
            <w:hideMark/>
          </w:tcPr>
          <w:p w14:paraId="514E6011" w14:textId="321D1967"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6C85C91" w14:textId="1F3C6149"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$606.98 </w:t>
            </w:r>
          </w:p>
        </w:tc>
        <w:tc>
          <w:tcPr>
            <w:tcW w:w="2265" w:type="dxa"/>
            <w:tcBorders>
              <w:top w:val="nil"/>
              <w:left w:val="nil"/>
              <w:bottom w:val="single" w:sz="8" w:space="0" w:color="BED3E4"/>
              <w:right w:val="single" w:sz="8" w:space="0" w:color="BED3E4"/>
            </w:tcBorders>
            <w:shd w:val="clear" w:color="000000" w:fill="E9F0F6"/>
            <w:vAlign w:val="center"/>
            <w:hideMark/>
          </w:tcPr>
          <w:p w14:paraId="0F941233" w14:textId="6F6D77E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$2,042.15 </w:t>
            </w:r>
          </w:p>
        </w:tc>
      </w:tr>
      <w:tr w:rsidR="006B2DB9" w:rsidRPr="0028259E" w14:paraId="0B9E4CB3"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74D006B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4</w:t>
            </w:r>
          </w:p>
        </w:tc>
        <w:tc>
          <w:tcPr>
            <w:tcW w:w="2879" w:type="dxa"/>
            <w:tcBorders>
              <w:top w:val="nil"/>
              <w:left w:val="nil"/>
              <w:bottom w:val="single" w:sz="8" w:space="0" w:color="BED3E4"/>
              <w:right w:val="single" w:sz="8" w:space="0" w:color="BED3E4"/>
            </w:tcBorders>
            <w:shd w:val="clear" w:color="auto" w:fill="auto"/>
            <w:vAlign w:val="center"/>
            <w:hideMark/>
          </w:tcPr>
          <w:p w14:paraId="6B9E4E07"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Design Components</w:t>
            </w:r>
          </w:p>
        </w:tc>
        <w:tc>
          <w:tcPr>
            <w:tcW w:w="1143" w:type="dxa"/>
            <w:tcBorders>
              <w:top w:val="nil"/>
              <w:left w:val="nil"/>
              <w:bottom w:val="single" w:sz="8" w:space="0" w:color="BED3E4"/>
              <w:right w:val="single" w:sz="8" w:space="0" w:color="BED3E4"/>
            </w:tcBorders>
            <w:shd w:val="clear" w:color="auto" w:fill="auto"/>
            <w:vAlign w:val="center"/>
            <w:hideMark/>
          </w:tcPr>
          <w:p w14:paraId="3324618C" w14:textId="19393B1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70</w:t>
            </w:r>
          </w:p>
        </w:tc>
        <w:tc>
          <w:tcPr>
            <w:tcW w:w="2402" w:type="dxa"/>
            <w:tcBorders>
              <w:top w:val="nil"/>
              <w:left w:val="nil"/>
              <w:bottom w:val="single" w:sz="8" w:space="0" w:color="BED3E4"/>
              <w:right w:val="single" w:sz="8" w:space="0" w:color="BED3E4"/>
            </w:tcBorders>
            <w:shd w:val="clear" w:color="auto" w:fill="auto"/>
            <w:vAlign w:val="center"/>
            <w:hideMark/>
          </w:tcPr>
          <w:p w14:paraId="15BF0D35" w14:textId="44D321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auto" w:fill="auto"/>
            <w:vAlign w:val="center"/>
            <w:hideMark/>
          </w:tcPr>
          <w:p w14:paraId="5D6A5975" w14:textId="1AFF7E0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c>
          <w:tcPr>
            <w:tcW w:w="1880" w:type="dxa"/>
            <w:tcBorders>
              <w:top w:val="nil"/>
              <w:left w:val="nil"/>
              <w:bottom w:val="single" w:sz="8" w:space="0" w:color="BED3E4"/>
              <w:right w:val="single" w:sz="8" w:space="0" w:color="BED3E4"/>
            </w:tcBorders>
            <w:shd w:val="clear" w:color="auto" w:fill="auto"/>
            <w:vAlign w:val="center"/>
            <w:hideMark/>
          </w:tcPr>
          <w:p w14:paraId="53F6C7FA" w14:textId="68898FD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auto" w:fill="auto"/>
            <w:vAlign w:val="center"/>
            <w:hideMark/>
          </w:tcPr>
          <w:p w14:paraId="3D629FEE" w14:textId="71CC5DC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$2,450.00 </w:t>
            </w:r>
          </w:p>
        </w:tc>
      </w:tr>
      <w:tr w:rsidR="006B2DB9" w:rsidRPr="0028259E" w14:paraId="1C31093A" w14:textId="77777777" w:rsidTr="00EA67EA">
        <w:trPr>
          <w:trHeight w:val="918"/>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52F11D55"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5</w:t>
            </w:r>
          </w:p>
        </w:tc>
        <w:tc>
          <w:tcPr>
            <w:tcW w:w="2879" w:type="dxa"/>
            <w:tcBorders>
              <w:top w:val="nil"/>
              <w:left w:val="nil"/>
              <w:bottom w:val="single" w:sz="8" w:space="0" w:color="BED3E4"/>
              <w:right w:val="single" w:sz="8" w:space="0" w:color="BED3E4"/>
            </w:tcBorders>
            <w:shd w:val="clear" w:color="000000" w:fill="E9F0F6"/>
            <w:vAlign w:val="center"/>
            <w:hideMark/>
          </w:tcPr>
          <w:p w14:paraId="06FF2976"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Build all the program components, integrate and test.</w:t>
            </w:r>
          </w:p>
        </w:tc>
        <w:tc>
          <w:tcPr>
            <w:tcW w:w="1143" w:type="dxa"/>
            <w:tcBorders>
              <w:top w:val="nil"/>
              <w:left w:val="nil"/>
              <w:bottom w:val="single" w:sz="8" w:space="0" w:color="BED3E4"/>
              <w:right w:val="single" w:sz="8" w:space="0" w:color="BED3E4"/>
            </w:tcBorders>
            <w:shd w:val="clear" w:color="000000" w:fill="E9F0F6"/>
            <w:vAlign w:val="center"/>
            <w:hideMark/>
          </w:tcPr>
          <w:p w14:paraId="05E656B5" w14:textId="685F2C60"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107.5</w:t>
            </w:r>
          </w:p>
        </w:tc>
        <w:tc>
          <w:tcPr>
            <w:tcW w:w="2402" w:type="dxa"/>
            <w:tcBorders>
              <w:top w:val="nil"/>
              <w:left w:val="nil"/>
              <w:bottom w:val="single" w:sz="8" w:space="0" w:color="BED3E4"/>
              <w:right w:val="single" w:sz="8" w:space="0" w:color="BED3E4"/>
            </w:tcBorders>
            <w:shd w:val="clear" w:color="000000" w:fill="E9F0F6"/>
            <w:vAlign w:val="center"/>
            <w:hideMark/>
          </w:tcPr>
          <w:p w14:paraId="70991220" w14:textId="0BE80D9A"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740" w:type="dxa"/>
            <w:tcBorders>
              <w:top w:val="nil"/>
              <w:left w:val="nil"/>
              <w:bottom w:val="single" w:sz="8" w:space="0" w:color="BED3E4"/>
              <w:right w:val="single" w:sz="8" w:space="0" w:color="BED3E4"/>
            </w:tcBorders>
            <w:shd w:val="clear" w:color="000000" w:fill="E9F0F6"/>
            <w:vAlign w:val="center"/>
            <w:hideMark/>
          </w:tcPr>
          <w:p w14:paraId="3B59548E" w14:textId="278DBD16"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c>
          <w:tcPr>
            <w:tcW w:w="1880" w:type="dxa"/>
            <w:tcBorders>
              <w:top w:val="nil"/>
              <w:left w:val="nil"/>
              <w:bottom w:val="single" w:sz="8" w:space="0" w:color="BED3E4"/>
              <w:right w:val="single" w:sz="8" w:space="0" w:color="BED3E4"/>
            </w:tcBorders>
            <w:shd w:val="clear" w:color="000000" w:fill="E9F0F6"/>
            <w:vAlign w:val="center"/>
            <w:hideMark/>
          </w:tcPr>
          <w:p w14:paraId="6D0D9A09" w14:textId="06F0E5E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2265" w:type="dxa"/>
            <w:tcBorders>
              <w:top w:val="nil"/>
              <w:left w:val="nil"/>
              <w:bottom w:val="single" w:sz="8" w:space="0" w:color="BED3E4"/>
              <w:right w:val="single" w:sz="8" w:space="0" w:color="BED3E4"/>
            </w:tcBorders>
            <w:shd w:val="clear" w:color="000000" w:fill="E9F0F6"/>
            <w:vAlign w:val="center"/>
            <w:hideMark/>
          </w:tcPr>
          <w:p w14:paraId="3DDB2BED" w14:textId="07368E14"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$3,762.50 </w:t>
            </w:r>
          </w:p>
        </w:tc>
      </w:tr>
      <w:tr w:rsidR="006B2DB9" w:rsidRPr="0028259E" w14:paraId="1C83DE69" w14:textId="77777777" w:rsidTr="00EA67EA">
        <w:trPr>
          <w:trHeight w:val="615"/>
        </w:trPr>
        <w:tc>
          <w:tcPr>
            <w:tcW w:w="493" w:type="dxa"/>
            <w:tcBorders>
              <w:top w:val="nil"/>
              <w:left w:val="single" w:sz="8" w:space="0" w:color="BED3E4"/>
              <w:bottom w:val="single" w:sz="8" w:space="0" w:color="BED3E4"/>
              <w:right w:val="single" w:sz="8" w:space="0" w:color="BED3E4"/>
            </w:tcBorders>
            <w:shd w:val="clear" w:color="auto" w:fill="auto"/>
            <w:vAlign w:val="center"/>
            <w:hideMark/>
          </w:tcPr>
          <w:p w14:paraId="203BBFA7"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6</w:t>
            </w:r>
          </w:p>
        </w:tc>
        <w:tc>
          <w:tcPr>
            <w:tcW w:w="2879" w:type="dxa"/>
            <w:tcBorders>
              <w:top w:val="nil"/>
              <w:left w:val="nil"/>
              <w:bottom w:val="single" w:sz="8" w:space="0" w:color="BED3E4"/>
              <w:right w:val="single" w:sz="8" w:space="0" w:color="BED3E4"/>
            </w:tcBorders>
            <w:shd w:val="clear" w:color="auto" w:fill="auto"/>
            <w:vAlign w:val="center"/>
            <w:hideMark/>
          </w:tcPr>
          <w:p w14:paraId="2F342B62"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Monitoring and Controlling</w:t>
            </w:r>
          </w:p>
        </w:tc>
        <w:tc>
          <w:tcPr>
            <w:tcW w:w="1143" w:type="dxa"/>
            <w:tcBorders>
              <w:top w:val="nil"/>
              <w:left w:val="nil"/>
              <w:bottom w:val="single" w:sz="8" w:space="0" w:color="BED3E4"/>
              <w:right w:val="single" w:sz="8" w:space="0" w:color="BED3E4"/>
            </w:tcBorders>
            <w:shd w:val="clear" w:color="auto" w:fill="auto"/>
            <w:vAlign w:val="center"/>
            <w:hideMark/>
          </w:tcPr>
          <w:p w14:paraId="7F710D8A" w14:textId="1A6BD765"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36</w:t>
            </w:r>
          </w:p>
        </w:tc>
        <w:tc>
          <w:tcPr>
            <w:tcW w:w="2402" w:type="dxa"/>
            <w:tcBorders>
              <w:top w:val="nil"/>
              <w:left w:val="nil"/>
              <w:bottom w:val="single" w:sz="8" w:space="0" w:color="BED3E4"/>
              <w:right w:val="single" w:sz="8" w:space="0" w:color="BED3E4"/>
            </w:tcBorders>
            <w:shd w:val="clear" w:color="auto" w:fill="auto"/>
            <w:vAlign w:val="center"/>
            <w:hideMark/>
          </w:tcPr>
          <w:p w14:paraId="2F215727" w14:textId="5E1270FF"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$1,118.95 </w:t>
            </w:r>
          </w:p>
        </w:tc>
        <w:tc>
          <w:tcPr>
            <w:tcW w:w="1740" w:type="dxa"/>
            <w:tcBorders>
              <w:top w:val="nil"/>
              <w:left w:val="nil"/>
              <w:bottom w:val="single" w:sz="8" w:space="0" w:color="BED3E4"/>
              <w:right w:val="single" w:sz="8" w:space="0" w:color="BED3E4"/>
            </w:tcBorders>
            <w:shd w:val="clear" w:color="auto" w:fill="auto"/>
            <w:vAlign w:val="center"/>
            <w:hideMark/>
          </w:tcPr>
          <w:p w14:paraId="2D193BED" w14:textId="1A2A5A83"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auto" w:fill="auto"/>
            <w:vAlign w:val="center"/>
            <w:hideMark/>
          </w:tcPr>
          <w:p w14:paraId="3C1CB4E3" w14:textId="3A860D2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$1,052.09 </w:t>
            </w:r>
          </w:p>
        </w:tc>
        <w:tc>
          <w:tcPr>
            <w:tcW w:w="2265" w:type="dxa"/>
            <w:tcBorders>
              <w:top w:val="nil"/>
              <w:left w:val="nil"/>
              <w:bottom w:val="single" w:sz="8" w:space="0" w:color="BED3E4"/>
              <w:right w:val="single" w:sz="8" w:space="0" w:color="BED3E4"/>
            </w:tcBorders>
            <w:shd w:val="clear" w:color="auto" w:fill="auto"/>
            <w:vAlign w:val="center"/>
            <w:hideMark/>
          </w:tcPr>
          <w:p w14:paraId="34542E60" w14:textId="71DBB252"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$2,171.04 </w:t>
            </w:r>
          </w:p>
        </w:tc>
      </w:tr>
      <w:tr w:rsidR="006B2DB9" w:rsidRPr="0028259E" w14:paraId="721E4E0B" w14:textId="77777777" w:rsidTr="00EA67EA">
        <w:trPr>
          <w:trHeight w:val="314"/>
        </w:trPr>
        <w:tc>
          <w:tcPr>
            <w:tcW w:w="493" w:type="dxa"/>
            <w:tcBorders>
              <w:top w:val="nil"/>
              <w:left w:val="single" w:sz="8" w:space="0" w:color="BED3E4"/>
              <w:bottom w:val="single" w:sz="8" w:space="0" w:color="BED3E4"/>
              <w:right w:val="single" w:sz="8" w:space="0" w:color="BED3E4"/>
            </w:tcBorders>
            <w:shd w:val="clear" w:color="000000" w:fill="E9F0F6"/>
            <w:vAlign w:val="center"/>
            <w:hideMark/>
          </w:tcPr>
          <w:p w14:paraId="09F82B34" w14:textId="77777777"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7</w:t>
            </w:r>
          </w:p>
        </w:tc>
        <w:tc>
          <w:tcPr>
            <w:tcW w:w="2879" w:type="dxa"/>
            <w:tcBorders>
              <w:top w:val="nil"/>
              <w:left w:val="nil"/>
              <w:bottom w:val="single" w:sz="8" w:space="0" w:color="BED3E4"/>
              <w:right w:val="single" w:sz="8" w:space="0" w:color="BED3E4"/>
            </w:tcBorders>
            <w:shd w:val="clear" w:color="000000" w:fill="E9F0F6"/>
            <w:vAlign w:val="center"/>
            <w:hideMark/>
          </w:tcPr>
          <w:p w14:paraId="109E2131"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Deploy</w:t>
            </w:r>
          </w:p>
        </w:tc>
        <w:tc>
          <w:tcPr>
            <w:tcW w:w="1143" w:type="dxa"/>
            <w:tcBorders>
              <w:top w:val="nil"/>
              <w:left w:val="nil"/>
              <w:bottom w:val="single" w:sz="8" w:space="0" w:color="BED3E4"/>
              <w:right w:val="single" w:sz="8" w:space="0" w:color="BED3E4"/>
            </w:tcBorders>
            <w:shd w:val="clear" w:color="000000" w:fill="E9F0F6"/>
            <w:vAlign w:val="center"/>
            <w:hideMark/>
          </w:tcPr>
          <w:p w14:paraId="1D6C0A3A" w14:textId="5BF869FE"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29.25</w:t>
            </w:r>
          </w:p>
        </w:tc>
        <w:tc>
          <w:tcPr>
            <w:tcW w:w="2402" w:type="dxa"/>
            <w:tcBorders>
              <w:top w:val="nil"/>
              <w:left w:val="nil"/>
              <w:bottom w:val="single" w:sz="8" w:space="0" w:color="BED3E4"/>
              <w:right w:val="single" w:sz="8" w:space="0" w:color="BED3E4"/>
            </w:tcBorders>
            <w:shd w:val="clear" w:color="000000" w:fill="E9F0F6"/>
            <w:vAlign w:val="center"/>
            <w:hideMark/>
          </w:tcPr>
          <w:p w14:paraId="54D11A1A" w14:textId="02032D5C"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$875.70 </w:t>
            </w:r>
          </w:p>
        </w:tc>
        <w:tc>
          <w:tcPr>
            <w:tcW w:w="1740" w:type="dxa"/>
            <w:tcBorders>
              <w:top w:val="nil"/>
              <w:left w:val="nil"/>
              <w:bottom w:val="single" w:sz="8" w:space="0" w:color="BED3E4"/>
              <w:right w:val="single" w:sz="8" w:space="0" w:color="BED3E4"/>
            </w:tcBorders>
            <w:shd w:val="clear" w:color="000000" w:fill="E9F0F6"/>
            <w:vAlign w:val="center"/>
            <w:hideMark/>
          </w:tcPr>
          <w:p w14:paraId="74E338C6" w14:textId="63521A31"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$0.00 </w:t>
            </w:r>
          </w:p>
        </w:tc>
        <w:tc>
          <w:tcPr>
            <w:tcW w:w="1880" w:type="dxa"/>
            <w:tcBorders>
              <w:top w:val="nil"/>
              <w:left w:val="nil"/>
              <w:bottom w:val="single" w:sz="8" w:space="0" w:color="BED3E4"/>
              <w:right w:val="single" w:sz="8" w:space="0" w:color="BED3E4"/>
            </w:tcBorders>
            <w:shd w:val="clear" w:color="000000" w:fill="E9F0F6"/>
            <w:vAlign w:val="center"/>
            <w:hideMark/>
          </w:tcPr>
          <w:p w14:paraId="4C060242" w14:textId="70F36A88"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$910.46 </w:t>
            </w:r>
          </w:p>
        </w:tc>
        <w:tc>
          <w:tcPr>
            <w:tcW w:w="2265" w:type="dxa"/>
            <w:tcBorders>
              <w:top w:val="nil"/>
              <w:left w:val="nil"/>
              <w:bottom w:val="single" w:sz="8" w:space="0" w:color="BED3E4"/>
              <w:right w:val="single" w:sz="8" w:space="0" w:color="BED3E4"/>
            </w:tcBorders>
            <w:shd w:val="clear" w:color="000000" w:fill="E9F0F6"/>
            <w:vAlign w:val="center"/>
            <w:hideMark/>
          </w:tcPr>
          <w:p w14:paraId="1D918169" w14:textId="60DA79BB" w:rsidR="006B2DB9" w:rsidRPr="0028259E" w:rsidRDefault="006B2DB9" w:rsidP="006B2DB9">
            <w:pPr>
              <w:spacing w:after="0"/>
              <w:ind w:left="0" w:right="0"/>
              <w:jc w:val="right"/>
              <w:rPr>
                <w:rFonts w:ascii="Calibri" w:eastAsia="Times New Roman" w:hAnsi="Calibri" w:cs="Calibri"/>
                <w:color w:val="000000"/>
                <w:kern w:val="0"/>
                <w:lang w:eastAsia="en-AU"/>
                <w14:ligatures w14:val="none"/>
              </w:rPr>
            </w:pPr>
            <w:r>
              <w:rPr>
                <w:rFonts w:ascii="Calibri" w:hAnsi="Calibri" w:cs="Calibri"/>
                <w:color w:val="000000"/>
              </w:rPr>
              <w:t xml:space="preserve">$1,786.16 </w:t>
            </w:r>
          </w:p>
        </w:tc>
      </w:tr>
      <w:tr w:rsidR="006B2DB9" w:rsidRPr="0028259E" w14:paraId="31219FE5" w14:textId="77777777" w:rsidTr="00EA67EA">
        <w:trPr>
          <w:trHeight w:val="314"/>
        </w:trPr>
        <w:tc>
          <w:tcPr>
            <w:tcW w:w="3372" w:type="dxa"/>
            <w:gridSpan w:val="2"/>
            <w:tcBorders>
              <w:top w:val="single" w:sz="8" w:space="0" w:color="BED3E4"/>
              <w:left w:val="single" w:sz="8" w:space="0" w:color="BED3E4"/>
              <w:bottom w:val="single" w:sz="8" w:space="0" w:color="BED3E4"/>
              <w:right w:val="single" w:sz="8" w:space="0" w:color="BED3E4"/>
            </w:tcBorders>
            <w:shd w:val="clear" w:color="auto" w:fill="auto"/>
            <w:vAlign w:val="center"/>
            <w:hideMark/>
          </w:tcPr>
          <w:p w14:paraId="0FA4DEFB" w14:textId="77777777" w:rsidR="006B2DB9" w:rsidRPr="0028259E" w:rsidRDefault="006B2DB9" w:rsidP="006B2DB9">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Totals</w:t>
            </w:r>
          </w:p>
        </w:tc>
        <w:tc>
          <w:tcPr>
            <w:tcW w:w="1143" w:type="dxa"/>
            <w:tcBorders>
              <w:top w:val="nil"/>
              <w:left w:val="nil"/>
              <w:bottom w:val="single" w:sz="8" w:space="0" w:color="BED3E4"/>
              <w:right w:val="single" w:sz="8" w:space="0" w:color="BED3E4"/>
            </w:tcBorders>
            <w:shd w:val="clear" w:color="auto" w:fill="auto"/>
            <w:vAlign w:val="center"/>
            <w:hideMark/>
          </w:tcPr>
          <w:p w14:paraId="430AF4B6" w14:textId="206CE04E"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356</w:t>
            </w:r>
          </w:p>
        </w:tc>
        <w:tc>
          <w:tcPr>
            <w:tcW w:w="2402" w:type="dxa"/>
            <w:tcBorders>
              <w:top w:val="nil"/>
              <w:left w:val="nil"/>
              <w:bottom w:val="single" w:sz="8" w:space="0" w:color="BED3E4"/>
              <w:right w:val="single" w:sz="8" w:space="0" w:color="BED3E4"/>
            </w:tcBorders>
            <w:shd w:val="clear" w:color="auto" w:fill="auto"/>
            <w:vAlign w:val="center"/>
            <w:hideMark/>
          </w:tcPr>
          <w:p w14:paraId="165AC66F" w14:textId="082B7906"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$6,494.78 </w:t>
            </w:r>
          </w:p>
        </w:tc>
        <w:tc>
          <w:tcPr>
            <w:tcW w:w="1740" w:type="dxa"/>
            <w:tcBorders>
              <w:top w:val="nil"/>
              <w:left w:val="nil"/>
              <w:bottom w:val="single" w:sz="8" w:space="0" w:color="BED3E4"/>
              <w:right w:val="single" w:sz="8" w:space="0" w:color="BED3E4"/>
            </w:tcBorders>
            <w:shd w:val="clear" w:color="auto" w:fill="auto"/>
            <w:vAlign w:val="center"/>
            <w:hideMark/>
          </w:tcPr>
          <w:p w14:paraId="337B3B69" w14:textId="3D0CF729"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$6,212.50 </w:t>
            </w:r>
          </w:p>
        </w:tc>
        <w:tc>
          <w:tcPr>
            <w:tcW w:w="1880" w:type="dxa"/>
            <w:tcBorders>
              <w:top w:val="nil"/>
              <w:left w:val="nil"/>
              <w:bottom w:val="single" w:sz="8" w:space="0" w:color="BED3E4"/>
              <w:right w:val="single" w:sz="8" w:space="0" w:color="BED3E4"/>
            </w:tcBorders>
            <w:shd w:val="clear" w:color="auto" w:fill="auto"/>
            <w:vAlign w:val="center"/>
            <w:hideMark/>
          </w:tcPr>
          <w:p w14:paraId="19A2EFA2" w14:textId="0D775108"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$3,641.85 </w:t>
            </w:r>
          </w:p>
        </w:tc>
        <w:tc>
          <w:tcPr>
            <w:tcW w:w="2265" w:type="dxa"/>
            <w:tcBorders>
              <w:top w:val="nil"/>
              <w:left w:val="nil"/>
              <w:bottom w:val="single" w:sz="8" w:space="0" w:color="BED3E4"/>
              <w:right w:val="single" w:sz="8" w:space="0" w:color="BED3E4"/>
            </w:tcBorders>
            <w:shd w:val="clear" w:color="auto" w:fill="auto"/>
            <w:vAlign w:val="center"/>
            <w:hideMark/>
          </w:tcPr>
          <w:p w14:paraId="1ACFCE14" w14:textId="19F26F51" w:rsidR="006B2DB9" w:rsidRPr="0028259E" w:rsidRDefault="006B2DB9" w:rsidP="006B2DB9">
            <w:pPr>
              <w:spacing w:after="0"/>
              <w:ind w:left="0" w:right="0"/>
              <w:jc w:val="right"/>
              <w:rPr>
                <w:rFonts w:ascii="Calibri" w:eastAsia="Times New Roman" w:hAnsi="Calibri" w:cs="Calibri"/>
                <w:b/>
                <w:bCs/>
                <w:color w:val="000000"/>
                <w:kern w:val="0"/>
                <w:lang w:eastAsia="en-AU"/>
                <w14:ligatures w14:val="none"/>
              </w:rPr>
            </w:pPr>
            <w:r>
              <w:rPr>
                <w:rFonts w:ascii="Calibri" w:hAnsi="Calibri" w:cs="Calibri"/>
                <w:b/>
                <w:bCs/>
                <w:color w:val="000000"/>
              </w:rPr>
              <w:t xml:space="preserve">$16,349.13 </w:t>
            </w:r>
          </w:p>
        </w:tc>
      </w:tr>
      <w:tr w:rsidR="0028259E" w:rsidRPr="0028259E" w14:paraId="01DD0046" w14:textId="77777777" w:rsidTr="0028259E">
        <w:trPr>
          <w:trHeight w:val="301"/>
        </w:trPr>
        <w:tc>
          <w:tcPr>
            <w:tcW w:w="12802" w:type="dxa"/>
            <w:gridSpan w:val="7"/>
            <w:tcBorders>
              <w:top w:val="single" w:sz="8" w:space="0" w:color="BED3E4"/>
              <w:left w:val="single" w:sz="8" w:space="0" w:color="BED3E4"/>
              <w:bottom w:val="nil"/>
              <w:right w:val="single" w:sz="8" w:space="0" w:color="BED3E4"/>
            </w:tcBorders>
            <w:shd w:val="clear" w:color="000000" w:fill="E9F0F6"/>
            <w:vAlign w:val="center"/>
            <w:hideMark/>
          </w:tcPr>
          <w:p w14:paraId="71FFEABB" w14:textId="77777777" w:rsidR="0028259E" w:rsidRPr="0028259E" w:rsidRDefault="0028259E" w:rsidP="0028259E">
            <w:pPr>
              <w:spacing w:after="0"/>
              <w:ind w:left="0" w:right="0"/>
              <w:rPr>
                <w:rFonts w:ascii="Calibri" w:eastAsia="Times New Roman" w:hAnsi="Calibri" w:cs="Calibri"/>
                <w:b/>
                <w:bCs/>
                <w:color w:val="000000"/>
                <w:kern w:val="0"/>
                <w:lang w:eastAsia="en-AU"/>
                <w14:ligatures w14:val="none"/>
              </w:rPr>
            </w:pPr>
            <w:r w:rsidRPr="0028259E">
              <w:rPr>
                <w:rFonts w:ascii="Calibri" w:eastAsia="Times New Roman" w:hAnsi="Calibri" w:cs="Calibri"/>
                <w:b/>
                <w:bCs/>
                <w:color w:val="000000"/>
                <w:kern w:val="0"/>
                <w:lang w:eastAsia="en-AU"/>
                <w14:ligatures w14:val="none"/>
              </w:rPr>
              <w:t>Notes:</w:t>
            </w:r>
          </w:p>
        </w:tc>
      </w:tr>
      <w:tr w:rsidR="0028259E" w:rsidRPr="0028259E" w14:paraId="01A31895"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1660261E"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1.   Business Analyst Hourly Rate-$48.65 (PayScale 2018).</w:t>
            </w:r>
          </w:p>
        </w:tc>
      </w:tr>
      <w:tr w:rsidR="0028259E" w:rsidRPr="0028259E" w14:paraId="4400CB3B"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8F2C1C7" w14:textId="77777777"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2.   Programmer Hourly Rate-$35(PayScale 2018).</w:t>
            </w:r>
          </w:p>
        </w:tc>
      </w:tr>
      <w:tr w:rsidR="0028259E" w:rsidRPr="0028259E" w14:paraId="1AB9F3B9" w14:textId="77777777" w:rsidTr="0028259E">
        <w:trPr>
          <w:trHeight w:val="301"/>
        </w:trPr>
        <w:tc>
          <w:tcPr>
            <w:tcW w:w="12802" w:type="dxa"/>
            <w:gridSpan w:val="7"/>
            <w:tcBorders>
              <w:top w:val="nil"/>
              <w:left w:val="single" w:sz="8" w:space="0" w:color="BED3E4"/>
              <w:bottom w:val="nil"/>
              <w:right w:val="single" w:sz="8" w:space="0" w:color="BED3E4"/>
            </w:tcBorders>
            <w:shd w:val="clear" w:color="000000" w:fill="E9F0F6"/>
            <w:vAlign w:val="center"/>
            <w:hideMark/>
          </w:tcPr>
          <w:p w14:paraId="6D8176DD" w14:textId="275CEC2E" w:rsidR="0028259E" w:rsidRPr="0028259E" w:rsidRDefault="0028259E" w:rsidP="0028259E">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3.   Project Manager Hourly Rate-$80.93(PayScale 2018).</w:t>
            </w:r>
          </w:p>
        </w:tc>
      </w:tr>
      <w:tr w:rsidR="0028259E" w:rsidRPr="0028259E" w14:paraId="0D5E6E8E" w14:textId="77777777" w:rsidTr="0028259E">
        <w:trPr>
          <w:trHeight w:val="314"/>
        </w:trPr>
        <w:tc>
          <w:tcPr>
            <w:tcW w:w="12802" w:type="dxa"/>
            <w:gridSpan w:val="7"/>
            <w:tcBorders>
              <w:top w:val="nil"/>
              <w:left w:val="single" w:sz="8" w:space="0" w:color="BED3E4"/>
              <w:bottom w:val="single" w:sz="8" w:space="0" w:color="BED3E4"/>
              <w:right w:val="single" w:sz="8" w:space="0" w:color="BED3E4"/>
            </w:tcBorders>
            <w:shd w:val="clear" w:color="000000" w:fill="E9F0F6"/>
            <w:vAlign w:val="center"/>
            <w:hideMark/>
          </w:tcPr>
          <w:p w14:paraId="6AC7C85C" w14:textId="0E6A53E6" w:rsidR="0028259E" w:rsidRPr="0028259E" w:rsidRDefault="0028259E" w:rsidP="006B71C5">
            <w:pPr>
              <w:spacing w:after="0"/>
              <w:ind w:left="0" w:right="0"/>
              <w:rPr>
                <w:rFonts w:ascii="Calibri" w:eastAsia="Times New Roman" w:hAnsi="Calibri" w:cs="Calibri"/>
                <w:color w:val="000000"/>
                <w:kern w:val="0"/>
                <w:lang w:eastAsia="en-AU"/>
                <w14:ligatures w14:val="none"/>
              </w:rPr>
            </w:pPr>
            <w:r w:rsidRPr="0028259E">
              <w:rPr>
                <w:rFonts w:ascii="Calibri" w:eastAsia="Times New Roman" w:hAnsi="Calibri" w:cs="Calibri"/>
                <w:color w:val="000000"/>
                <w:kern w:val="0"/>
                <w:lang w:eastAsia="en-AU"/>
                <w14:ligatures w14:val="none"/>
              </w:rPr>
              <w:t xml:space="preserve">   4.   Phase hours sourced from Task Log Summary, refer Appendix </w:t>
            </w:r>
            <w:r w:rsidR="006B71C5">
              <w:rPr>
                <w:rFonts w:ascii="Calibri" w:eastAsia="Times New Roman" w:hAnsi="Calibri" w:cs="Calibri"/>
                <w:color w:val="000000"/>
                <w:kern w:val="0"/>
                <w:lang w:eastAsia="en-AU"/>
                <w14:ligatures w14:val="none"/>
              </w:rPr>
              <w:t>B</w:t>
            </w:r>
            <w:r w:rsidRPr="0028259E">
              <w:rPr>
                <w:rFonts w:ascii="Calibri" w:eastAsia="Times New Roman" w:hAnsi="Calibri" w:cs="Calibri"/>
                <w:color w:val="000000"/>
                <w:kern w:val="0"/>
                <w:lang w:eastAsia="en-AU"/>
                <w14:ligatures w14:val="none"/>
              </w:rPr>
              <w:t>.</w:t>
            </w:r>
          </w:p>
        </w:tc>
      </w:tr>
    </w:tbl>
    <w:p w14:paraId="177BD558" w14:textId="449A4335" w:rsidR="00770CD5" w:rsidRDefault="0001281F" w:rsidP="0028259E">
      <w:pPr>
        <w:pStyle w:val="Tabletext"/>
        <w:ind w:left="0"/>
        <w:jc w:val="center"/>
      </w:pPr>
      <w:r>
        <w:rPr>
          <w:b/>
        </w:rPr>
        <w:t xml:space="preserve">Table </w:t>
      </w:r>
      <w:r w:rsidR="003B4617">
        <w:rPr>
          <w:b/>
        </w:rPr>
        <w:t>01</w:t>
      </w:r>
      <w:r w:rsidRPr="005500B1">
        <w:rPr>
          <w:b/>
        </w:rPr>
        <w:t xml:space="preserve">: </w:t>
      </w:r>
      <w:r w:rsidR="008B6595">
        <w:rPr>
          <w:b/>
        </w:rPr>
        <w:t>Labour</w:t>
      </w:r>
      <w:ins w:id="496" w:author="Ryan G" w:date="2018-10-19T10:02:00Z">
        <w:r w:rsidR="00E13D57">
          <w:rPr>
            <w:b/>
          </w:rPr>
          <w:t xml:space="preserve"> </w:t>
        </w:r>
      </w:ins>
      <w:r w:rsidR="008B6595">
        <w:rPr>
          <w:b/>
        </w:rPr>
        <w:t>-</w:t>
      </w:r>
      <w:r>
        <w:rPr>
          <w:b/>
        </w:rPr>
        <w:t xml:space="preserve"> Time and Cost Estimation</w:t>
      </w:r>
    </w:p>
    <w:p w14:paraId="1B79FC60" w14:textId="77777777" w:rsidR="005627A9" w:rsidRDefault="005627A9" w:rsidP="0028259E">
      <w:pPr>
        <w:ind w:left="0"/>
        <w:jc w:val="center"/>
        <w:sectPr w:rsidR="005627A9" w:rsidSect="00CB48DD">
          <w:footerReference w:type="first" r:id="rId13"/>
          <w:pgSz w:w="15840" w:h="12240" w:orient="landscape"/>
          <w:pgMar w:top="1440" w:right="1440" w:bottom="1440" w:left="1440" w:header="567" w:footer="567" w:gutter="0"/>
          <w:cols w:space="720"/>
          <w:titlePg/>
          <w:docGrid w:linePitch="360"/>
        </w:sectPr>
      </w:pPr>
    </w:p>
    <w:tbl>
      <w:tblPr>
        <w:tblStyle w:val="GridTable4-Accent1"/>
        <w:tblW w:w="5452" w:type="dxa"/>
        <w:jc w:val="center"/>
        <w:tblLook w:val="04A0" w:firstRow="1" w:lastRow="0" w:firstColumn="1" w:lastColumn="0" w:noHBand="0" w:noVBand="1"/>
      </w:tblPr>
      <w:tblGrid>
        <w:gridCol w:w="1258"/>
        <w:gridCol w:w="2937"/>
        <w:gridCol w:w="1257"/>
      </w:tblGrid>
      <w:tr w:rsidR="00EE1481" w:rsidRPr="00EE1481" w14:paraId="6661C73E" w14:textId="77777777" w:rsidTr="0044145F">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A7407F0" w14:textId="77777777" w:rsidR="00EE1481" w:rsidRPr="00EE1481" w:rsidRDefault="00EE1481" w:rsidP="00EE1481"/>
        </w:tc>
        <w:tc>
          <w:tcPr>
            <w:tcW w:w="0" w:type="auto"/>
            <w:hideMark/>
          </w:tcPr>
          <w:p w14:paraId="00617788"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Resources</w:t>
            </w:r>
          </w:p>
        </w:tc>
        <w:tc>
          <w:tcPr>
            <w:tcW w:w="0" w:type="auto"/>
            <w:hideMark/>
          </w:tcPr>
          <w:p w14:paraId="36333AC1"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pPr>
            <w:r w:rsidRPr="00EE1481">
              <w:t>Cost</w:t>
            </w:r>
          </w:p>
        </w:tc>
      </w:tr>
      <w:tr w:rsidR="00EE1481" w:rsidRPr="00EE1481" w14:paraId="1FB9548C"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5025888A" w14:textId="77777777" w:rsidR="00EE1481" w:rsidRPr="00EE1481" w:rsidRDefault="00EE1481" w:rsidP="00EE1481">
            <w:r w:rsidRPr="00EE1481">
              <w:t>Software</w:t>
            </w:r>
          </w:p>
        </w:tc>
        <w:tc>
          <w:tcPr>
            <w:tcW w:w="0" w:type="auto"/>
            <w:hideMark/>
          </w:tcPr>
          <w:p w14:paraId="4AF3E901"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Virtualisation</w:t>
            </w:r>
          </w:p>
        </w:tc>
        <w:tc>
          <w:tcPr>
            <w:tcW w:w="0" w:type="auto"/>
            <w:hideMark/>
          </w:tcPr>
          <w:p w14:paraId="0A3EA129"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1272F933"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3ED509C" w14:textId="77777777" w:rsidR="00EE1481" w:rsidRPr="00EE1481" w:rsidRDefault="00EE1481" w:rsidP="00EE1481"/>
        </w:tc>
        <w:tc>
          <w:tcPr>
            <w:tcW w:w="0" w:type="auto"/>
            <w:hideMark/>
          </w:tcPr>
          <w:p w14:paraId="623A2AAA"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GitHub</w:t>
            </w:r>
          </w:p>
        </w:tc>
        <w:tc>
          <w:tcPr>
            <w:tcW w:w="0" w:type="auto"/>
            <w:hideMark/>
          </w:tcPr>
          <w:p w14:paraId="6C83AC39"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$0.00</w:t>
            </w:r>
          </w:p>
        </w:tc>
      </w:tr>
      <w:tr w:rsidR="00EE1481" w:rsidRPr="00EE1481" w14:paraId="64AABD64" w14:textId="77777777" w:rsidTr="0044145F">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FCEE1FB" w14:textId="77777777" w:rsidR="00EE1481" w:rsidRPr="00EE1481" w:rsidRDefault="00EE1481" w:rsidP="00EE1481"/>
        </w:tc>
        <w:tc>
          <w:tcPr>
            <w:tcW w:w="0" w:type="auto"/>
            <w:hideMark/>
          </w:tcPr>
          <w:p w14:paraId="1EC04CD4"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PHP/MySQL/AJAX</w:t>
            </w:r>
          </w:p>
        </w:tc>
        <w:tc>
          <w:tcPr>
            <w:tcW w:w="0" w:type="auto"/>
            <w:hideMark/>
          </w:tcPr>
          <w:p w14:paraId="5250110B"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$0.00</w:t>
            </w:r>
          </w:p>
        </w:tc>
      </w:tr>
      <w:tr w:rsidR="00EE1481" w:rsidRPr="00EE1481" w14:paraId="49CF6FF5"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49A0E39E" w14:textId="77777777" w:rsidR="00EE1481" w:rsidRDefault="00EE1481" w:rsidP="00EE1481">
            <w:r w:rsidRPr="00EE1481">
              <w:t>Hardware</w:t>
            </w:r>
          </w:p>
          <w:p w14:paraId="0530A2D6" w14:textId="77777777" w:rsidR="00C822E4" w:rsidRPr="00EE1481" w:rsidRDefault="00C822E4" w:rsidP="00C822E4">
            <w:pPr>
              <w:ind w:left="0"/>
            </w:pPr>
          </w:p>
        </w:tc>
        <w:tc>
          <w:tcPr>
            <w:tcW w:w="0" w:type="auto"/>
            <w:hideMark/>
          </w:tcPr>
          <w:p w14:paraId="35E3A8BC"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Desktop PCs x 4</w:t>
            </w:r>
          </w:p>
        </w:tc>
        <w:tc>
          <w:tcPr>
            <w:tcW w:w="0" w:type="auto"/>
            <w:hideMark/>
          </w:tcPr>
          <w:p w14:paraId="79CD0897"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pPr>
            <w:r w:rsidRPr="00EE1481">
              <w:t>$2,400.00</w:t>
            </w:r>
          </w:p>
        </w:tc>
      </w:tr>
      <w:tr w:rsidR="00EE1481" w:rsidRPr="00EE1481" w14:paraId="47CE6855" w14:textId="77777777" w:rsidTr="0044145F">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606E172" w14:textId="77777777" w:rsidR="00EE1481" w:rsidRPr="00EE1481" w:rsidRDefault="00EE1481" w:rsidP="00EE1481"/>
        </w:tc>
        <w:tc>
          <w:tcPr>
            <w:tcW w:w="0" w:type="auto"/>
            <w:hideMark/>
          </w:tcPr>
          <w:p w14:paraId="4103AB4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Internet Access (Project Duration)</w:t>
            </w:r>
          </w:p>
        </w:tc>
        <w:tc>
          <w:tcPr>
            <w:tcW w:w="0" w:type="auto"/>
            <w:hideMark/>
          </w:tcPr>
          <w:p w14:paraId="44CEACF7" w14:textId="77777777" w:rsidR="00EE1481" w:rsidRPr="00EE1481" w:rsidRDefault="00EE1481" w:rsidP="00EE1481">
            <w:pPr>
              <w:cnfStyle w:val="000000100000" w:firstRow="0" w:lastRow="0" w:firstColumn="0" w:lastColumn="0" w:oddVBand="0" w:evenVBand="0" w:oddHBand="1" w:evenHBand="0" w:firstRowFirstColumn="0" w:firstRowLastColumn="0" w:lastRowFirstColumn="0" w:lastRowLastColumn="0"/>
            </w:pPr>
            <w:r w:rsidRPr="00EE1481">
              <w:t>$1,000.00</w:t>
            </w:r>
          </w:p>
        </w:tc>
      </w:tr>
      <w:tr w:rsidR="00EE1481" w:rsidRPr="00EE1481" w14:paraId="283EC366" w14:textId="77777777" w:rsidTr="0044145F">
        <w:trPr>
          <w:trHeight w:val="405"/>
          <w:jc w:val="center"/>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54854E3C" w14:textId="77777777" w:rsidR="00EE1481" w:rsidRPr="00EE1481" w:rsidRDefault="00EE1481" w:rsidP="00EE1481">
            <w:r w:rsidRPr="00EE1481">
              <w:t>Total Cost</w:t>
            </w:r>
          </w:p>
        </w:tc>
        <w:tc>
          <w:tcPr>
            <w:tcW w:w="0" w:type="auto"/>
            <w:hideMark/>
          </w:tcPr>
          <w:p w14:paraId="191726F8" w14:textId="77777777" w:rsidR="00EE1481" w:rsidRPr="00EE1481" w:rsidRDefault="00EE1481" w:rsidP="00EE1481">
            <w:pPr>
              <w:cnfStyle w:val="000000000000" w:firstRow="0" w:lastRow="0" w:firstColumn="0" w:lastColumn="0" w:oddVBand="0" w:evenVBand="0" w:oddHBand="0" w:evenHBand="0" w:firstRowFirstColumn="0" w:firstRowLastColumn="0" w:lastRowFirstColumn="0" w:lastRowLastColumn="0"/>
              <w:rPr>
                <w:b/>
              </w:rPr>
            </w:pPr>
            <w:r w:rsidRPr="00EE1481">
              <w:rPr>
                <w:b/>
              </w:rPr>
              <w:t>$3,400.00</w:t>
            </w:r>
          </w:p>
        </w:tc>
      </w:tr>
    </w:tbl>
    <w:p w14:paraId="0ADAE897" w14:textId="2C915D49" w:rsidR="00EE1481" w:rsidRPr="00EE1481" w:rsidRDefault="00EE1481" w:rsidP="00EE1481">
      <w:pPr>
        <w:jc w:val="center"/>
        <w:rPr>
          <w:b/>
        </w:rPr>
      </w:pPr>
      <w:r w:rsidRPr="00EE1481">
        <w:rPr>
          <w:b/>
        </w:rPr>
        <w:t xml:space="preserve">Table </w:t>
      </w:r>
      <w:r w:rsidR="003B4617">
        <w:rPr>
          <w:b/>
        </w:rPr>
        <w:t>02</w:t>
      </w:r>
      <w:r w:rsidRPr="00EE1481">
        <w:rPr>
          <w:b/>
        </w:rPr>
        <w:t>: Resource Cost Estimation</w:t>
      </w:r>
    </w:p>
    <w:p w14:paraId="547277C0" w14:textId="77777777" w:rsidR="00EE1481" w:rsidRPr="00EE1481" w:rsidRDefault="00EE1481" w:rsidP="003903E9">
      <w:pPr>
        <w:ind w:left="0"/>
      </w:pPr>
    </w:p>
    <w:tbl>
      <w:tblPr>
        <w:tblStyle w:val="GridTable4-Accent1"/>
        <w:tblW w:w="3860" w:type="dxa"/>
        <w:jc w:val="center"/>
        <w:tblLook w:val="04A0" w:firstRow="1" w:lastRow="0" w:firstColumn="1" w:lastColumn="0" w:noHBand="0" w:noVBand="1"/>
      </w:tblPr>
      <w:tblGrid>
        <w:gridCol w:w="2497"/>
        <w:gridCol w:w="1363"/>
        <w:tblGridChange w:id="497">
          <w:tblGrid>
            <w:gridCol w:w="2497"/>
            <w:gridCol w:w="1363"/>
          </w:tblGrid>
        </w:tblGridChange>
      </w:tblGrid>
      <w:tr w:rsidR="00EE1481" w:rsidRPr="00EE1481" w14:paraId="4BB6BFA2"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4668F111" w14:textId="77777777" w:rsidR="00EE1481" w:rsidRPr="00EE1481" w:rsidRDefault="00EE1481" w:rsidP="00EE1481">
            <w:pPr>
              <w:rPr>
                <w:lang w:val="en-US"/>
              </w:rPr>
            </w:pPr>
            <w:r w:rsidRPr="00EE1481">
              <w:rPr>
                <w:lang w:val="en-US"/>
              </w:rPr>
              <w:t>Title</w:t>
            </w:r>
          </w:p>
        </w:tc>
        <w:tc>
          <w:tcPr>
            <w:tcW w:w="1363" w:type="dxa"/>
            <w:vAlign w:val="center"/>
            <w:hideMark/>
          </w:tcPr>
          <w:p w14:paraId="42F4FDBB"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4E6D9EBB" w14:textId="77777777" w:rsidTr="00E13D57">
        <w:tblPrEx>
          <w:tblW w:w="3860" w:type="dxa"/>
          <w:jc w:val="center"/>
          <w:tblPrExChange w:id="498"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05"/>
          <w:jc w:val="center"/>
          <w:trPrChange w:id="499"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500" w:author="Ryan G" w:date="2018-10-19T10:03:00Z">
              <w:tcPr>
                <w:tcW w:w="2497" w:type="dxa"/>
                <w:noWrap/>
                <w:hideMark/>
              </w:tcPr>
            </w:tcPrChange>
          </w:tcPr>
          <w:p w14:paraId="3CE27561"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Total Resource Cost</w:t>
            </w:r>
          </w:p>
        </w:tc>
        <w:tc>
          <w:tcPr>
            <w:tcW w:w="0" w:type="dxa"/>
            <w:vAlign w:val="center"/>
            <w:hideMark/>
            <w:tcPrChange w:id="501" w:author="Ryan G" w:date="2018-10-19T10:03:00Z">
              <w:tcPr>
                <w:tcW w:w="1363" w:type="dxa"/>
                <w:hideMark/>
              </w:tcPr>
            </w:tcPrChange>
          </w:tcPr>
          <w:p w14:paraId="56BDE7AC" w14:textId="6D111D4C" w:rsidR="00EE1481" w:rsidRPr="00EE1481" w:rsidRDefault="00EE1481">
            <w:pPr>
              <w:jc w:val="center"/>
              <w:cnfStyle w:val="000000100000" w:firstRow="0" w:lastRow="0" w:firstColumn="0" w:lastColumn="0" w:oddVBand="0" w:evenVBand="0" w:oddHBand="1" w:evenHBand="0" w:firstRowFirstColumn="0" w:firstRowLastColumn="0" w:lastRowFirstColumn="0" w:lastRowLastColumn="0"/>
              <w:rPr>
                <w:lang w:val="en-US"/>
              </w:rPr>
              <w:pPrChange w:id="502" w:author="Ryan G" w:date="2018-10-19T10:03:00Z">
                <w:pPr>
                  <w:cnfStyle w:val="000000100000" w:firstRow="0" w:lastRow="0" w:firstColumn="0" w:lastColumn="0" w:oddVBand="0" w:evenVBand="0" w:oddHBand="1" w:evenHBand="0" w:firstRowFirstColumn="0" w:firstRowLastColumn="0" w:lastRowFirstColumn="0" w:lastRowLastColumn="0"/>
                </w:pPr>
              </w:pPrChange>
            </w:pPr>
            <w:r w:rsidRPr="00EE1481">
              <w:rPr>
                <w:lang w:val="en-US"/>
              </w:rPr>
              <w:t>$3,400.00</w:t>
            </w:r>
          </w:p>
        </w:tc>
      </w:tr>
      <w:tr w:rsidR="00EE1481" w:rsidRPr="00EE1481" w14:paraId="02C7F0BE" w14:textId="77777777" w:rsidTr="00E13D57">
        <w:tblPrEx>
          <w:tblW w:w="3860" w:type="dxa"/>
          <w:jc w:val="center"/>
          <w:tblPrExChange w:id="503" w:author="Ryan G" w:date="2018-10-19T10:03:00Z">
            <w:tblPrEx>
              <w:tblW w:w="3860" w:type="dxa"/>
              <w:jc w:val="center"/>
            </w:tblPrEx>
          </w:tblPrExChange>
        </w:tblPrEx>
        <w:trPr>
          <w:trHeight w:val="405"/>
          <w:jc w:val="center"/>
          <w:trPrChange w:id="504"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505" w:author="Ryan G" w:date="2018-10-19T10:03:00Z">
              <w:tcPr>
                <w:tcW w:w="2497" w:type="dxa"/>
                <w:noWrap/>
                <w:hideMark/>
              </w:tcPr>
            </w:tcPrChange>
          </w:tcPr>
          <w:p w14:paraId="5E6F3F54" w14:textId="77777777" w:rsidR="00EE1481" w:rsidRPr="00EE1481" w:rsidRDefault="00EE1481" w:rsidP="00EE1481">
            <w:pPr>
              <w:rPr>
                <w:lang w:val="en-US"/>
              </w:rPr>
            </w:pPr>
            <w:r w:rsidRPr="00EE1481">
              <w:rPr>
                <w:lang w:val="en-US"/>
              </w:rPr>
              <w:t xml:space="preserve">Total </w:t>
            </w:r>
            <w:proofErr w:type="spellStart"/>
            <w:r w:rsidRPr="00EE1481">
              <w:rPr>
                <w:lang w:val="en-US"/>
              </w:rPr>
              <w:t>Labour</w:t>
            </w:r>
            <w:proofErr w:type="spellEnd"/>
            <w:r w:rsidRPr="00EE1481">
              <w:rPr>
                <w:lang w:val="en-US"/>
              </w:rPr>
              <w:t xml:space="preserve"> Cost</w:t>
            </w:r>
          </w:p>
        </w:tc>
        <w:tc>
          <w:tcPr>
            <w:tcW w:w="0" w:type="dxa"/>
            <w:vAlign w:val="center"/>
            <w:hideMark/>
            <w:tcPrChange w:id="506" w:author="Ryan G" w:date="2018-10-19T10:03:00Z">
              <w:tcPr>
                <w:tcW w:w="1363" w:type="dxa"/>
                <w:hideMark/>
              </w:tcPr>
            </w:tcPrChange>
          </w:tcPr>
          <w:p w14:paraId="6CDD59B9" w14:textId="60089948" w:rsidR="00EE1481" w:rsidRPr="00EE1481" w:rsidRDefault="00853FDB">
            <w:pPr>
              <w:jc w:val="center"/>
              <w:cnfStyle w:val="000000000000" w:firstRow="0" w:lastRow="0" w:firstColumn="0" w:lastColumn="0" w:oddVBand="0" w:evenVBand="0" w:oddHBand="0" w:evenHBand="0" w:firstRowFirstColumn="0" w:firstRowLastColumn="0" w:lastRowFirstColumn="0" w:lastRowLastColumn="0"/>
              <w:rPr>
                <w:lang w:val="en-US"/>
              </w:rPr>
              <w:pPrChange w:id="507" w:author="Ryan G" w:date="2018-10-19T10:03:00Z">
                <w:pPr>
                  <w:cnfStyle w:val="000000000000" w:firstRow="0" w:lastRow="0" w:firstColumn="0" w:lastColumn="0" w:oddVBand="0" w:evenVBand="0" w:oddHBand="0" w:evenHBand="0" w:firstRowFirstColumn="0" w:firstRowLastColumn="0" w:lastRowFirstColumn="0" w:lastRowLastColumn="0"/>
                </w:pPr>
              </w:pPrChange>
            </w:pPr>
            <w:r w:rsidRPr="00853FDB">
              <w:rPr>
                <w:bCs/>
                <w:lang w:val="en-US"/>
              </w:rPr>
              <w:t>$16,349.13</w:t>
            </w:r>
          </w:p>
        </w:tc>
      </w:tr>
      <w:tr w:rsidR="00EE1481" w:rsidRPr="00EE1481" w14:paraId="501CFC40" w14:textId="77777777" w:rsidTr="00E13D57">
        <w:tblPrEx>
          <w:tblW w:w="3860" w:type="dxa"/>
          <w:jc w:val="center"/>
          <w:tblPrExChange w:id="508"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05"/>
          <w:jc w:val="center"/>
          <w:trPrChange w:id="509"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510" w:author="Ryan G" w:date="2018-10-19T10:03:00Z">
              <w:tcPr>
                <w:tcW w:w="2497" w:type="dxa"/>
                <w:noWrap/>
              </w:tcPr>
            </w:tcPrChange>
          </w:tcPr>
          <w:p w14:paraId="4B6B571B"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Total Project Cost</w:t>
            </w:r>
          </w:p>
        </w:tc>
        <w:tc>
          <w:tcPr>
            <w:tcW w:w="0" w:type="dxa"/>
            <w:vAlign w:val="center"/>
            <w:tcPrChange w:id="511" w:author="Ryan G" w:date="2018-10-19T10:03:00Z">
              <w:tcPr>
                <w:tcW w:w="1363" w:type="dxa"/>
              </w:tcPr>
            </w:tcPrChange>
          </w:tcPr>
          <w:p w14:paraId="6FF9757C" w14:textId="449DCCAB" w:rsidR="00EE1481" w:rsidRPr="00844F3C" w:rsidRDefault="00853FDB">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Change w:id="512" w:author="Ryan G" w:date="2018-10-19T10:03:00Z">
                <w:pPr>
                  <w:spacing w:after="0"/>
                  <w:ind w:left="0" w:righ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color w:val="000000"/>
              </w:rPr>
              <w:t>$19,749.13</w:t>
            </w:r>
          </w:p>
        </w:tc>
      </w:tr>
    </w:tbl>
    <w:p w14:paraId="26D2E1E2" w14:textId="59BA1EFE" w:rsidR="003903E9" w:rsidRPr="003903E9" w:rsidRDefault="003903E9" w:rsidP="003903E9">
      <w:pPr>
        <w:jc w:val="center"/>
        <w:rPr>
          <w:b/>
        </w:rPr>
      </w:pPr>
      <w:r w:rsidRPr="00EE1481">
        <w:rPr>
          <w:b/>
        </w:rPr>
        <w:t xml:space="preserve">Table </w:t>
      </w:r>
      <w:r w:rsidR="003B4617">
        <w:rPr>
          <w:b/>
        </w:rPr>
        <w:t>03</w:t>
      </w:r>
      <w:r w:rsidRPr="00EE1481">
        <w:rPr>
          <w:b/>
        </w:rPr>
        <w:t xml:space="preserve">: </w:t>
      </w:r>
      <w:r w:rsidR="008B6595">
        <w:rPr>
          <w:b/>
        </w:rPr>
        <w:t>Total Project Expenditure</w:t>
      </w:r>
    </w:p>
    <w:p w14:paraId="03304F68" w14:textId="77777777" w:rsidR="003903E9" w:rsidRPr="00EE1481" w:rsidRDefault="003903E9" w:rsidP="00EE1481"/>
    <w:tbl>
      <w:tblPr>
        <w:tblStyle w:val="GridTable4-Accent1"/>
        <w:tblW w:w="3860" w:type="dxa"/>
        <w:jc w:val="center"/>
        <w:tblLook w:val="04A0" w:firstRow="1" w:lastRow="0" w:firstColumn="1" w:lastColumn="0" w:noHBand="0" w:noVBand="1"/>
      </w:tblPr>
      <w:tblGrid>
        <w:gridCol w:w="2497"/>
        <w:gridCol w:w="1363"/>
        <w:tblGridChange w:id="513">
          <w:tblGrid>
            <w:gridCol w:w="2497"/>
            <w:gridCol w:w="1363"/>
          </w:tblGrid>
        </w:tblGridChange>
      </w:tblGrid>
      <w:tr w:rsidR="00EE1481" w:rsidRPr="00EE1481" w14:paraId="280362E9" w14:textId="77777777" w:rsidTr="005418B6">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497" w:type="dxa"/>
            <w:noWrap/>
            <w:hideMark/>
          </w:tcPr>
          <w:p w14:paraId="1666BD11" w14:textId="77777777" w:rsidR="00EE1481" w:rsidRPr="00EE1481" w:rsidRDefault="00EE1481" w:rsidP="00EE1481">
            <w:pPr>
              <w:rPr>
                <w:lang w:val="en-US"/>
              </w:rPr>
            </w:pPr>
            <w:r w:rsidRPr="00EE1481">
              <w:rPr>
                <w:lang w:val="en-US"/>
              </w:rPr>
              <w:t>Title</w:t>
            </w:r>
          </w:p>
        </w:tc>
        <w:tc>
          <w:tcPr>
            <w:tcW w:w="1363" w:type="dxa"/>
            <w:vAlign w:val="center"/>
            <w:hideMark/>
          </w:tcPr>
          <w:p w14:paraId="7E6FF47D" w14:textId="77777777" w:rsidR="00EE1481" w:rsidRPr="00EE1481" w:rsidRDefault="00EE1481" w:rsidP="00EE1481">
            <w:pPr>
              <w:cnfStyle w:val="100000000000" w:firstRow="1" w:lastRow="0" w:firstColumn="0" w:lastColumn="0" w:oddVBand="0" w:evenVBand="0" w:oddHBand="0" w:evenHBand="0" w:firstRowFirstColumn="0" w:firstRowLastColumn="0" w:lastRowFirstColumn="0" w:lastRowLastColumn="0"/>
              <w:rPr>
                <w:lang w:val="en-US"/>
              </w:rPr>
            </w:pPr>
            <w:r w:rsidRPr="00EE1481">
              <w:rPr>
                <w:lang w:val="en-US"/>
              </w:rPr>
              <w:t>Cost</w:t>
            </w:r>
          </w:p>
        </w:tc>
      </w:tr>
      <w:tr w:rsidR="00EE1481" w:rsidRPr="00EE1481" w14:paraId="6ABBF47A" w14:textId="77777777" w:rsidTr="00E13D57">
        <w:tblPrEx>
          <w:tblW w:w="3860" w:type="dxa"/>
          <w:jc w:val="center"/>
          <w:tblPrExChange w:id="514"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05"/>
          <w:jc w:val="center"/>
          <w:trPrChange w:id="515"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516" w:author="Ryan G" w:date="2018-10-19T10:03:00Z">
              <w:tcPr>
                <w:tcW w:w="2497" w:type="dxa"/>
                <w:noWrap/>
                <w:hideMark/>
              </w:tcPr>
            </w:tcPrChange>
          </w:tcPr>
          <w:p w14:paraId="24F65618"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Planned Expenditure (Corrected)</w:t>
            </w:r>
          </w:p>
        </w:tc>
        <w:tc>
          <w:tcPr>
            <w:tcW w:w="0" w:type="dxa"/>
            <w:vAlign w:val="center"/>
            <w:hideMark/>
            <w:tcPrChange w:id="517" w:author="Ryan G" w:date="2018-10-19T10:03:00Z">
              <w:tcPr>
                <w:tcW w:w="1363" w:type="dxa"/>
                <w:hideMark/>
              </w:tcPr>
            </w:tcPrChange>
          </w:tcPr>
          <w:p w14:paraId="19519B35" w14:textId="77777777" w:rsidR="00EE1481" w:rsidRPr="00EE1481" w:rsidRDefault="00EE1481">
            <w:pPr>
              <w:jc w:val="center"/>
              <w:cnfStyle w:val="000000100000" w:firstRow="0" w:lastRow="0" w:firstColumn="0" w:lastColumn="0" w:oddVBand="0" w:evenVBand="0" w:oddHBand="1" w:evenHBand="0" w:firstRowFirstColumn="0" w:firstRowLastColumn="0" w:lastRowFirstColumn="0" w:lastRowLastColumn="0"/>
              <w:rPr>
                <w:lang w:val="en-US"/>
              </w:rPr>
              <w:pPrChange w:id="518" w:author="Ryan G" w:date="2018-10-19T10:03:00Z">
                <w:pPr>
                  <w:cnfStyle w:val="000000100000" w:firstRow="0" w:lastRow="0" w:firstColumn="0" w:lastColumn="0" w:oddVBand="0" w:evenVBand="0" w:oddHBand="1" w:evenHBand="0" w:firstRowFirstColumn="0" w:firstRowLastColumn="0" w:lastRowFirstColumn="0" w:lastRowLastColumn="0"/>
                </w:pPr>
              </w:pPrChange>
            </w:pPr>
            <w:r w:rsidRPr="00EE1481">
              <w:rPr>
                <w:lang w:val="en-US"/>
              </w:rPr>
              <w:t>$20,129.00</w:t>
            </w:r>
          </w:p>
        </w:tc>
      </w:tr>
      <w:tr w:rsidR="00EE1481" w:rsidRPr="00EE1481" w14:paraId="0A5F3849" w14:textId="77777777" w:rsidTr="00E13D57">
        <w:tblPrEx>
          <w:tblW w:w="3860" w:type="dxa"/>
          <w:jc w:val="center"/>
          <w:tblPrExChange w:id="519" w:author="Ryan G" w:date="2018-10-19T10:03:00Z">
            <w:tblPrEx>
              <w:tblW w:w="3860" w:type="dxa"/>
              <w:jc w:val="center"/>
            </w:tblPrEx>
          </w:tblPrExChange>
        </w:tblPrEx>
        <w:trPr>
          <w:trHeight w:val="405"/>
          <w:jc w:val="center"/>
          <w:trPrChange w:id="520" w:author="Ryan G" w:date="2018-10-19T10:03:00Z">
            <w:trPr>
              <w:trHeight w:val="405"/>
              <w:jc w:val="center"/>
            </w:trPr>
          </w:trPrChange>
        </w:trPr>
        <w:tc>
          <w:tcPr>
            <w:cnfStyle w:val="001000000000" w:firstRow="0" w:lastRow="0" w:firstColumn="1" w:lastColumn="0" w:oddVBand="0" w:evenVBand="0" w:oddHBand="0" w:evenHBand="0" w:firstRowFirstColumn="0" w:firstRowLastColumn="0" w:lastRowFirstColumn="0" w:lastRowLastColumn="0"/>
            <w:tcW w:w="0" w:type="dxa"/>
            <w:noWrap/>
            <w:hideMark/>
            <w:tcPrChange w:id="521" w:author="Ryan G" w:date="2018-10-19T10:03:00Z">
              <w:tcPr>
                <w:tcW w:w="2497" w:type="dxa"/>
                <w:noWrap/>
                <w:hideMark/>
              </w:tcPr>
            </w:tcPrChange>
          </w:tcPr>
          <w:p w14:paraId="479EDD50" w14:textId="77777777" w:rsidR="00EE1481" w:rsidRPr="00EE1481" w:rsidRDefault="00EE1481" w:rsidP="00EE1481">
            <w:pPr>
              <w:rPr>
                <w:lang w:val="en-US"/>
              </w:rPr>
            </w:pPr>
            <w:r w:rsidRPr="00EE1481">
              <w:rPr>
                <w:lang w:val="en-US"/>
              </w:rPr>
              <w:t>Actual Expenditure</w:t>
            </w:r>
          </w:p>
        </w:tc>
        <w:tc>
          <w:tcPr>
            <w:tcW w:w="0" w:type="dxa"/>
            <w:vAlign w:val="center"/>
            <w:hideMark/>
            <w:tcPrChange w:id="522" w:author="Ryan G" w:date="2018-10-19T10:03:00Z">
              <w:tcPr>
                <w:tcW w:w="1363" w:type="dxa"/>
                <w:hideMark/>
              </w:tcPr>
            </w:tcPrChange>
          </w:tcPr>
          <w:p w14:paraId="349D1C9B" w14:textId="74C190DD" w:rsidR="00EE1481" w:rsidRPr="00844F3C" w:rsidRDefault="00853FDB">
            <w:pPr>
              <w:spacing w:after="0"/>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Change w:id="523" w:author="Ryan G" w:date="2018-10-19T10:03:00Z">
                <w:pPr>
                  <w:spacing w:after="0"/>
                  <w:ind w:left="0" w:right="0"/>
                  <w:cnfStyle w:val="000000000000" w:firstRow="0" w:lastRow="0" w:firstColumn="0" w:lastColumn="0" w:oddVBand="0" w:evenVBand="0" w:oddHBand="0" w:evenHBand="0" w:firstRowFirstColumn="0" w:firstRowLastColumn="0" w:lastRowFirstColumn="0" w:lastRowLastColumn="0"/>
                </w:pPr>
              </w:pPrChange>
            </w:pPr>
            <w:r>
              <w:rPr>
                <w:rFonts w:ascii="Calibri" w:hAnsi="Calibri" w:cs="Calibri"/>
                <w:color w:val="000000"/>
              </w:rPr>
              <w:t>$19,749.13</w:t>
            </w:r>
          </w:p>
        </w:tc>
      </w:tr>
      <w:tr w:rsidR="00EE1481" w:rsidRPr="00EE1481" w14:paraId="5AAEB8FA" w14:textId="77777777" w:rsidTr="00E13D57">
        <w:tblPrEx>
          <w:tblW w:w="3860" w:type="dxa"/>
          <w:jc w:val="center"/>
          <w:tblPrExChange w:id="524" w:author="Ryan G" w:date="2018-10-19T10:03:00Z">
            <w:tblPrEx>
              <w:tblW w:w="3860" w:type="dxa"/>
              <w:jc w:val="center"/>
            </w:tblPrEx>
          </w:tblPrExChange>
        </w:tblPrEx>
        <w:trPr>
          <w:cnfStyle w:val="000000100000" w:firstRow="0" w:lastRow="0" w:firstColumn="0" w:lastColumn="0" w:oddVBand="0" w:evenVBand="0" w:oddHBand="1" w:evenHBand="0" w:firstRowFirstColumn="0" w:firstRowLastColumn="0" w:lastRowFirstColumn="0" w:lastRowLastColumn="0"/>
          <w:trHeight w:val="474"/>
          <w:jc w:val="center"/>
          <w:trPrChange w:id="525" w:author="Ryan G" w:date="2018-10-19T10:03:00Z">
            <w:trPr>
              <w:trHeight w:val="474"/>
              <w:jc w:val="cent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526" w:author="Ryan G" w:date="2018-10-19T10:03:00Z">
              <w:tcPr>
                <w:tcW w:w="2497" w:type="dxa"/>
                <w:noWrap/>
              </w:tcPr>
            </w:tcPrChange>
          </w:tcPr>
          <w:p w14:paraId="01FEF10F" w14:textId="77777777" w:rsidR="00EE1481" w:rsidRPr="00EE1481" w:rsidRDefault="00EE1481" w:rsidP="00EE1481">
            <w:pPr>
              <w:cnfStyle w:val="001000100000" w:firstRow="0" w:lastRow="0" w:firstColumn="1" w:lastColumn="0" w:oddVBand="0" w:evenVBand="0" w:oddHBand="1" w:evenHBand="0" w:firstRowFirstColumn="0" w:firstRowLastColumn="0" w:lastRowFirstColumn="0" w:lastRowLastColumn="0"/>
              <w:rPr>
                <w:lang w:val="en-US"/>
              </w:rPr>
            </w:pPr>
            <w:r w:rsidRPr="00EE1481">
              <w:rPr>
                <w:lang w:val="en-US"/>
              </w:rPr>
              <w:t>Expenditure Delta</w:t>
            </w:r>
          </w:p>
        </w:tc>
        <w:tc>
          <w:tcPr>
            <w:tcW w:w="0" w:type="dxa"/>
            <w:vAlign w:val="center"/>
            <w:tcPrChange w:id="527" w:author="Ryan G" w:date="2018-10-19T10:03:00Z">
              <w:tcPr>
                <w:tcW w:w="1363" w:type="dxa"/>
              </w:tcPr>
            </w:tcPrChange>
          </w:tcPr>
          <w:p w14:paraId="412C470E" w14:textId="40DF58D5" w:rsidR="00EE1481" w:rsidRPr="00844F3C" w:rsidRDefault="004732BF">
            <w:pPr>
              <w:spacing w:after="0"/>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Change w:id="528" w:author="Ryan G" w:date="2018-10-19T10:03:00Z">
                <w:pPr>
                  <w:spacing w:after="0"/>
                  <w:ind w:left="0" w:right="0"/>
                  <w:cnfStyle w:val="000000100000" w:firstRow="0" w:lastRow="0" w:firstColumn="0" w:lastColumn="0" w:oddVBand="0" w:evenVBand="0" w:oddHBand="1" w:evenHBand="0" w:firstRowFirstColumn="0" w:firstRowLastColumn="0" w:lastRowFirstColumn="0" w:lastRowLastColumn="0"/>
                </w:pPr>
              </w:pPrChange>
            </w:pPr>
            <w:r>
              <w:rPr>
                <w:rFonts w:ascii="Calibri" w:hAnsi="Calibri" w:cs="Calibri"/>
                <w:color w:val="000000"/>
              </w:rPr>
              <w:t>-</w:t>
            </w:r>
            <w:r w:rsidR="00853FDB">
              <w:rPr>
                <w:rFonts w:ascii="Calibri" w:hAnsi="Calibri" w:cs="Calibri"/>
                <w:color w:val="000000"/>
              </w:rPr>
              <w:t>$379.88</w:t>
            </w:r>
          </w:p>
        </w:tc>
      </w:tr>
    </w:tbl>
    <w:p w14:paraId="7BC5EDCC" w14:textId="6BBBF4FE" w:rsidR="003903E9" w:rsidRPr="00EE1481" w:rsidRDefault="003903E9" w:rsidP="003903E9">
      <w:pPr>
        <w:jc w:val="center"/>
        <w:rPr>
          <w:b/>
        </w:rPr>
      </w:pPr>
      <w:r w:rsidRPr="00EE1481">
        <w:rPr>
          <w:b/>
        </w:rPr>
        <w:t xml:space="preserve">Table </w:t>
      </w:r>
      <w:r w:rsidR="003B4617">
        <w:rPr>
          <w:b/>
        </w:rPr>
        <w:t>04</w:t>
      </w:r>
      <w:r w:rsidRPr="00EE1481">
        <w:rPr>
          <w:b/>
        </w:rPr>
        <w:t xml:space="preserve">: </w:t>
      </w:r>
      <w:r w:rsidR="00D308EB">
        <w:rPr>
          <w:b/>
        </w:rPr>
        <w:t>Project Expenditure Comparison</w:t>
      </w:r>
    </w:p>
    <w:p w14:paraId="7BFB474D" w14:textId="77777777" w:rsidR="00EE1481" w:rsidRPr="00EE1481" w:rsidRDefault="00EE1481" w:rsidP="00EE1481"/>
    <w:p w14:paraId="502276F4" w14:textId="7AC3FAD1" w:rsidR="004B0D09" w:rsidRDefault="004B0D09" w:rsidP="004B0D09">
      <w:pPr>
        <w:ind w:left="0"/>
        <w:rPr>
          <w:noProof/>
          <w:lang w:eastAsia="en-AU"/>
          <w14:ligatures w14:val="none"/>
        </w:rPr>
      </w:pPr>
      <w:r>
        <w:rPr>
          <w:noProof/>
          <w:lang w:eastAsia="en-AU"/>
          <w14:ligatures w14:val="none"/>
        </w:rPr>
        <w:t xml:space="preserve">The </w:t>
      </w:r>
      <w:del w:id="529" w:author="Ryan G" w:date="2018-10-19T11:02:00Z">
        <w:r w:rsidDel="00CF3683">
          <w:rPr>
            <w:noProof/>
            <w:lang w:eastAsia="en-AU"/>
            <w14:ligatures w14:val="none"/>
          </w:rPr>
          <w:delText>below graph</w:delText>
        </w:r>
      </w:del>
      <w:ins w:id="530" w:author="Ryan G" w:date="2018-10-19T11:02:00Z">
        <w:r w:rsidR="00CF3683">
          <w:rPr>
            <w:noProof/>
            <w:lang w:eastAsia="en-AU"/>
            <w14:ligatures w14:val="none"/>
          </w:rPr>
          <w:t>graph in Figure 01</w:t>
        </w:r>
      </w:ins>
      <w:r>
        <w:rPr>
          <w:noProof/>
          <w:lang w:eastAsia="en-AU"/>
          <w14:ligatures w14:val="none"/>
        </w:rPr>
        <w:t xml:space="preserve"> displays a comparison of the planned l</w:t>
      </w:r>
      <w:r w:rsidR="006B54BE">
        <w:rPr>
          <w:noProof/>
          <w:lang w:eastAsia="en-AU"/>
          <w14:ligatures w14:val="none"/>
        </w:rPr>
        <w:t>a</w:t>
      </w:r>
      <w:r>
        <w:rPr>
          <w:noProof/>
          <w:lang w:eastAsia="en-AU"/>
          <w14:ligatures w14:val="none"/>
        </w:rPr>
        <w:t>bour hours (in red) and the actual hours carried out during the project (shown in blue). From the graph it is shown that there are two phases which where inaccurately forecasted. The project team only required 43% of the anticpated programing and testing hours and exceeded the design phase hours by almost 6 times.</w:t>
      </w:r>
    </w:p>
    <w:p w14:paraId="2E886DA6" w14:textId="250D03D8" w:rsidR="00770CD5" w:rsidRDefault="00176E9F" w:rsidP="00EB170A">
      <w:r>
        <w:rPr>
          <w:noProof/>
          <w:lang w:eastAsia="en-AU"/>
        </w:rPr>
        <w:lastRenderedPageBreak/>
        <w:drawing>
          <wp:inline distT="0" distB="0" distL="0" distR="0" wp14:anchorId="1E1299A6" wp14:editId="6D8142D6">
            <wp:extent cx="6109302" cy="345328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7181" cy="3463390"/>
                    </a:xfrm>
                    <a:prstGeom prst="rect">
                      <a:avLst/>
                    </a:prstGeom>
                    <a:noFill/>
                  </pic:spPr>
                </pic:pic>
              </a:graphicData>
            </a:graphic>
          </wp:inline>
        </w:drawing>
      </w:r>
    </w:p>
    <w:p w14:paraId="179FE253" w14:textId="16DB1756" w:rsidR="00AD796D" w:rsidRPr="00EE1481" w:rsidRDefault="00AD796D" w:rsidP="00AD796D">
      <w:pPr>
        <w:jc w:val="center"/>
        <w:rPr>
          <w:b/>
        </w:rPr>
      </w:pPr>
      <w:r>
        <w:rPr>
          <w:b/>
        </w:rPr>
        <w:t>Figure</w:t>
      </w:r>
      <w:r w:rsidRPr="00EE1481">
        <w:rPr>
          <w:b/>
        </w:rPr>
        <w:t xml:space="preserve"> </w:t>
      </w:r>
      <w:r w:rsidR="003B4617">
        <w:rPr>
          <w:b/>
        </w:rPr>
        <w:t>01</w:t>
      </w:r>
      <w:r w:rsidRPr="00EE1481">
        <w:rPr>
          <w:b/>
        </w:rPr>
        <w:t xml:space="preserve">: </w:t>
      </w:r>
      <w:r w:rsidR="00FE1D68">
        <w:rPr>
          <w:b/>
        </w:rPr>
        <w:t xml:space="preserve">Planned vs Actual </w:t>
      </w:r>
      <w:r w:rsidR="009C777F">
        <w:rPr>
          <w:b/>
        </w:rPr>
        <w:t>Labour Comparison</w:t>
      </w:r>
    </w:p>
    <w:p w14:paraId="42E34774" w14:textId="77777777" w:rsidR="00770CD5" w:rsidRDefault="00770CD5" w:rsidP="00EB170A"/>
    <w:p w14:paraId="7470A64D" w14:textId="532B0037" w:rsidR="00D82EC4" w:rsidRDefault="00D82EC4" w:rsidP="00E96BA5">
      <w:pPr>
        <w:spacing w:before="240"/>
        <w:ind w:left="0"/>
      </w:pPr>
      <w:r>
        <w:t xml:space="preserve">The </w:t>
      </w:r>
      <w:del w:id="531" w:author="Ryan G" w:date="2018-10-19T11:03:00Z">
        <w:r w:rsidDel="00CF3683">
          <w:delText xml:space="preserve">above </w:delText>
        </w:r>
      </w:del>
      <w:r>
        <w:t>graph</w:t>
      </w:r>
      <w:ins w:id="532" w:author="Ryan G" w:date="2018-10-19T11:03:00Z">
        <w:r w:rsidR="00CF3683">
          <w:t xml:space="preserve"> in Figure 01</w:t>
        </w:r>
      </w:ins>
      <w:r>
        <w:t xml:space="preserve"> highlight</w:t>
      </w:r>
      <w:r w:rsidR="00056F64">
        <w:t>s</w:t>
      </w:r>
      <w:r>
        <w:t xml:space="preserve"> the</w:t>
      </w:r>
      <w:r w:rsidRPr="006B7AEB">
        <w:t xml:space="preserve"> first </w:t>
      </w:r>
      <w:r w:rsidR="00BB3464">
        <w:t>costings</w:t>
      </w:r>
      <w:r w:rsidR="00947C0E">
        <w:t xml:space="preserve"> </w:t>
      </w:r>
      <w:r w:rsidRPr="006B7AEB">
        <w:t>lesson learnt</w:t>
      </w:r>
      <w:r>
        <w:t>, which</w:t>
      </w:r>
      <w:r w:rsidRPr="006B7AEB">
        <w:t xml:space="preserve"> </w:t>
      </w:r>
      <w:r>
        <w:t>is to not underestimate the time require</w:t>
      </w:r>
      <w:r w:rsidR="003D5DBE">
        <w:t>d</w:t>
      </w:r>
      <w:r>
        <w:t xml:space="preserve"> to carry out the projects design, especially when working </w:t>
      </w:r>
      <w:r w:rsidR="00D65580">
        <w:t>with</w:t>
      </w:r>
      <w:r>
        <w:t xml:space="preserve">in a team. Most university assignments have been </w:t>
      </w:r>
      <w:r w:rsidR="00E805E7">
        <w:t>individual activities</w:t>
      </w:r>
      <w:r>
        <w:t xml:space="preserve">, so less time is required to create and communicate design details, </w:t>
      </w:r>
      <w:r w:rsidR="00666121">
        <w:t>with</w:t>
      </w:r>
      <w:r>
        <w:t xml:space="preserve"> more time spent coding. </w:t>
      </w:r>
      <w:r w:rsidR="00D37839">
        <w:t xml:space="preserve">It was noted </w:t>
      </w:r>
      <w:r w:rsidR="00C463C5">
        <w:t xml:space="preserve">through this project that </w:t>
      </w:r>
      <w:r w:rsidR="00685E6B">
        <w:t>extra</w:t>
      </w:r>
      <w:r w:rsidR="00C463C5">
        <w:t xml:space="preserve"> time is required</w:t>
      </w:r>
      <w:r w:rsidR="007B5AF2">
        <w:t xml:space="preserve"> </w:t>
      </w:r>
      <w:r w:rsidR="00D37839">
        <w:t xml:space="preserve">when working in a team environment, </w:t>
      </w:r>
      <w:r w:rsidR="00C463C5">
        <w:t xml:space="preserve">to discuss and specify </w:t>
      </w:r>
      <w:r w:rsidR="00D37839">
        <w:t xml:space="preserve">the proposed </w:t>
      </w:r>
      <w:r w:rsidR="00C463C5">
        <w:t xml:space="preserve">design. </w:t>
      </w:r>
      <w:r>
        <w:t>In future projects this team would</w:t>
      </w:r>
      <w:r w:rsidR="001B55BF">
        <w:t xml:space="preserve"> </w:t>
      </w:r>
      <w:r w:rsidR="0044145F">
        <w:t>actively</w:t>
      </w:r>
      <w:r w:rsidR="001B55BF">
        <w:t xml:space="preserve"> </w:t>
      </w:r>
      <w:r>
        <w:t xml:space="preserve">proportion less time to programming and </w:t>
      </w:r>
      <w:r w:rsidR="00A63FDA">
        <w:t xml:space="preserve">allocate </w:t>
      </w:r>
      <w:r>
        <w:t xml:space="preserve">more </w:t>
      </w:r>
      <w:r w:rsidR="002943B5">
        <w:t xml:space="preserve">labour </w:t>
      </w:r>
      <w:r>
        <w:t>resources to develop designs.</w:t>
      </w:r>
    </w:p>
    <w:p w14:paraId="05860A09" w14:textId="2339D6F9" w:rsidR="00D82EC4" w:rsidRDefault="00D82EC4" w:rsidP="00E96BA5">
      <w:pPr>
        <w:spacing w:before="240"/>
        <w:ind w:left="0"/>
      </w:pPr>
      <w:r w:rsidRPr="004E4D52">
        <w:t xml:space="preserve">The </w:t>
      </w:r>
      <w:r>
        <w:t>final</w:t>
      </w:r>
      <w:r w:rsidRPr="004E4D52">
        <w:t xml:space="preserve"> </w:t>
      </w:r>
      <w:r w:rsidR="00E07456">
        <w:t xml:space="preserve">costings </w:t>
      </w:r>
      <w:r w:rsidRPr="004E4D52">
        <w:t>lesson learnt during this project was to be more diligent with the financial calculations.</w:t>
      </w:r>
      <w:r>
        <w:t xml:space="preserve"> The accounting error within the initial plan was caused by miscommunications during the early phases of the project, before communication paths and norms had matured, and was </w:t>
      </w:r>
      <w:r w:rsidR="00FE124E">
        <w:t>compounded</w:t>
      </w:r>
      <w:r>
        <w:t xml:space="preserve"> by the dispersed structure of the project team. </w:t>
      </w:r>
      <w:r w:rsidR="001A376C">
        <w:t xml:space="preserve">The error was </w:t>
      </w:r>
      <w:r w:rsidR="00C06065">
        <w:t>then</w:t>
      </w:r>
      <w:r w:rsidR="001A376C">
        <w:t xml:space="preserve"> </w:t>
      </w:r>
      <w:r w:rsidR="00C06065">
        <w:t>not identified</w:t>
      </w:r>
      <w:r w:rsidR="001A376C">
        <w:t xml:space="preserve"> </w:t>
      </w:r>
      <w:r w:rsidR="00C06065">
        <w:t>as</w:t>
      </w:r>
      <w:r w:rsidR="00154B81">
        <w:t xml:space="preserve"> the team had</w:t>
      </w:r>
      <w:r w:rsidR="001A376C">
        <w:t xml:space="preserve"> not had experience in software projects so had </w:t>
      </w:r>
      <w:r w:rsidR="001D75F7">
        <w:t>little</w:t>
      </w:r>
      <w:r w:rsidR="001A376C">
        <w:t xml:space="preserve"> idea of the </w:t>
      </w:r>
      <w:r w:rsidR="00154B81">
        <w:t xml:space="preserve">expected </w:t>
      </w:r>
      <w:r w:rsidR="001A376C">
        <w:t xml:space="preserve">scale of the expenditure. </w:t>
      </w:r>
      <w:r>
        <w:t xml:space="preserve">To mitigate this error in future projects the team would employ additional </w:t>
      </w:r>
      <w:r w:rsidRPr="004E4D52">
        <w:t xml:space="preserve">Independent </w:t>
      </w:r>
      <w:r w:rsidR="003A51DA" w:rsidRPr="004E4D52">
        <w:t>check</w:t>
      </w:r>
      <w:r w:rsidR="003A51DA">
        <w:t>s</w:t>
      </w:r>
      <w:r w:rsidR="003A51DA" w:rsidRPr="004E4D52">
        <w:t xml:space="preserve"> </w:t>
      </w:r>
      <w:r w:rsidR="003A51DA">
        <w:t>and</w:t>
      </w:r>
      <w:r w:rsidR="00B65A01">
        <w:t xml:space="preserve"> validation </w:t>
      </w:r>
      <w:r>
        <w:t xml:space="preserve">for all critical financial </w:t>
      </w:r>
      <w:r w:rsidRPr="004E4D52">
        <w:t>calculations</w:t>
      </w:r>
      <w:r w:rsidR="00083C48">
        <w:t>.</w:t>
      </w:r>
    </w:p>
    <w:p w14:paraId="56617920" w14:textId="47EAE363" w:rsidR="007F6F1C" w:rsidRDefault="007F6F1C" w:rsidP="00EB170A">
      <w:r>
        <w:br w:type="page"/>
      </w:r>
    </w:p>
    <w:p w14:paraId="01A2E3DA" w14:textId="5EEAE711" w:rsidR="00FE5225" w:rsidRDefault="00EB170A" w:rsidP="00EB170A">
      <w:pPr>
        <w:pStyle w:val="Heading1"/>
      </w:pPr>
      <w:bookmarkStart w:id="533" w:name="_Toc527703652"/>
      <w:bookmarkStart w:id="534" w:name="_Toc527711488"/>
      <w:r>
        <w:lastRenderedPageBreak/>
        <w:t>CONTRIBUTION DISTRIBUTION</w:t>
      </w:r>
      <w:bookmarkEnd w:id="533"/>
      <w:bookmarkEnd w:id="534"/>
    </w:p>
    <w:p w14:paraId="74AF4E8A" w14:textId="77777777" w:rsidR="00EB170A" w:rsidRPr="00EB170A" w:rsidRDefault="00EB170A" w:rsidP="00EB170A"/>
    <w:p w14:paraId="69A86BDA" w14:textId="7D24BD39" w:rsidR="00401FF6" w:rsidRDefault="00A81C77" w:rsidP="00E96BA5">
      <w:pPr>
        <w:spacing w:before="240"/>
      </w:pPr>
      <w:r>
        <w:t xml:space="preserve">Tasks distribution was managed by the team leader who took responsibility for assigning and distributing </w:t>
      </w:r>
      <w:r w:rsidR="008B39B6">
        <w:t>the team’s</w:t>
      </w:r>
      <w:r>
        <w:t xml:space="preserve"> workload. All tasks were documented </w:t>
      </w:r>
      <w:r w:rsidR="008B39B6">
        <w:t>with</w:t>
      </w:r>
      <w:r>
        <w:t>in the team’s</w:t>
      </w:r>
      <w:r w:rsidR="008B39B6">
        <w:t xml:space="preserve"> central</w:t>
      </w:r>
      <w:r>
        <w:t xml:space="preserve"> task tracking tool. This tool gave members visibility of </w:t>
      </w:r>
      <w:r w:rsidR="00CE7DEE">
        <w:t>allocated</w:t>
      </w:r>
      <w:r>
        <w:t xml:space="preserve"> </w:t>
      </w:r>
      <w:r w:rsidR="008B39B6">
        <w:t xml:space="preserve">work </w:t>
      </w:r>
      <w:r>
        <w:t xml:space="preserve">and task status. </w:t>
      </w:r>
      <w:r w:rsidR="008B39B6">
        <w:t xml:space="preserve">As each member had different skills and knowledge, the jobs could not be simply </w:t>
      </w:r>
      <w:r w:rsidR="00CE7DEE">
        <w:t>divided</w:t>
      </w:r>
      <w:r w:rsidR="008B39B6">
        <w:t xml:space="preserve">. Instead the project lead had to assess </w:t>
      </w:r>
      <w:r w:rsidR="00CE7DEE">
        <w:t>the</w:t>
      </w:r>
      <w:r w:rsidR="008B39B6">
        <w:t xml:space="preserve"> task and balanc</w:t>
      </w:r>
      <w:r w:rsidR="00CE7DEE">
        <w:t xml:space="preserve">e workloads based on competency and experience. </w:t>
      </w:r>
      <w:r w:rsidR="00A02016">
        <w:t xml:space="preserve">The combination of this tool and a diligent project leader resulted in a </w:t>
      </w:r>
      <w:r w:rsidR="005136A3">
        <w:t>fair</w:t>
      </w:r>
      <w:r w:rsidR="00A02016">
        <w:t xml:space="preserve"> and even </w:t>
      </w:r>
      <w:r w:rsidR="00F0010A">
        <w:t xml:space="preserve">allotment </w:t>
      </w:r>
      <w:r w:rsidR="00A02016">
        <w:t>of work.</w:t>
      </w:r>
      <w:r w:rsidR="008B39B6">
        <w:t xml:space="preserve"> </w:t>
      </w:r>
    </w:p>
    <w:p w14:paraId="610BD9CA" w14:textId="585B64ED" w:rsidR="00FE5225" w:rsidRDefault="004E1AAA" w:rsidP="00E96BA5">
      <w:pPr>
        <w:spacing w:before="240"/>
      </w:pPr>
      <w:r>
        <w:t xml:space="preserve">The distribution of tasks </w:t>
      </w:r>
      <w:proofErr w:type="gramStart"/>
      <w:r w:rsidR="005136A3">
        <w:t>are</w:t>
      </w:r>
      <w:proofErr w:type="gramEnd"/>
      <w:r w:rsidR="00B1725C">
        <w:t xml:space="preserve"> shown in the below table</w:t>
      </w:r>
      <w:ins w:id="535" w:author="Ryan G" w:date="2018-10-19T11:05:00Z">
        <w:r w:rsidR="00CF3683">
          <w:t xml:space="preserve"> (Table 05)</w:t>
        </w:r>
      </w:ins>
      <w:r w:rsidR="007B574E">
        <w:t xml:space="preserve"> which uses</w:t>
      </w:r>
      <w:r w:rsidR="00B1725C">
        <w:t xml:space="preserve"> data sourced from the </w:t>
      </w:r>
      <w:r w:rsidR="00B1725C" w:rsidRPr="00B1725C">
        <w:t>group contribution breakdown</w:t>
      </w:r>
      <w:r w:rsidR="00B1725C">
        <w:t xml:space="preserve"> table in annex B. This contribution table </w:t>
      </w:r>
      <w:r w:rsidR="00522B82">
        <w:t>combines</w:t>
      </w:r>
      <w:r w:rsidR="00B1725C">
        <w:t xml:space="preserve"> the summaries of each </w:t>
      </w:r>
      <w:r w:rsidR="00FB75C7">
        <w:t>individual’s</w:t>
      </w:r>
      <w:r w:rsidR="00B1725C">
        <w:t xml:space="preserve"> task logs to calculate percentage of </w:t>
      </w:r>
      <w:r w:rsidR="007B574E">
        <w:t xml:space="preserve">each </w:t>
      </w:r>
      <w:r w:rsidR="00F44839">
        <w:t>member’s</w:t>
      </w:r>
      <w:r w:rsidR="00B1725C">
        <w:t xml:space="preserve"> effort</w:t>
      </w:r>
      <w:r w:rsidR="00FB75C7">
        <w:t>.</w:t>
      </w:r>
      <w:r w:rsidR="00027215">
        <w:t xml:space="preserve"> It should be noted that there </w:t>
      </w:r>
      <w:r w:rsidR="00522B82">
        <w:t>could</w:t>
      </w:r>
      <w:r w:rsidR="00027215">
        <w:t xml:space="preserve"> be discrepancies between ho</w:t>
      </w:r>
      <w:r w:rsidR="00D35C28">
        <w:t>w individuals record their task-</w:t>
      </w:r>
      <w:r w:rsidR="00027215">
        <w:t>hours and that the team felt that all m</w:t>
      </w:r>
      <w:r w:rsidR="004725E4">
        <w:t xml:space="preserve">embers evenly contributed throughout this </w:t>
      </w:r>
      <w:r w:rsidR="00027215">
        <w:t>project.</w:t>
      </w:r>
    </w:p>
    <w:p w14:paraId="1A2A8145" w14:textId="1830A504" w:rsidR="00DB0933" w:rsidRDefault="00DB0933" w:rsidP="00FE5225"/>
    <w:tbl>
      <w:tblPr>
        <w:tblStyle w:val="GridTable5Dark-Accent1"/>
        <w:tblW w:w="0" w:type="auto"/>
        <w:jc w:val="center"/>
        <w:tblLook w:val="04A0" w:firstRow="1" w:lastRow="0" w:firstColumn="1" w:lastColumn="0" w:noHBand="0" w:noVBand="1"/>
      </w:tblPr>
      <w:tblGrid>
        <w:gridCol w:w="1833"/>
        <w:gridCol w:w="1803"/>
        <w:gridCol w:w="1803"/>
        <w:gridCol w:w="1804"/>
        <w:gridCol w:w="1804"/>
      </w:tblGrid>
      <w:tr w:rsidR="00EB170A" w14:paraId="3860A5C5" w14:textId="77777777" w:rsidTr="008940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4D7BD7A1" w14:textId="77777777" w:rsidR="00EB170A" w:rsidRDefault="00EB170A" w:rsidP="0044145F">
            <w:pPr>
              <w:jc w:val="center"/>
            </w:pPr>
            <w:r>
              <w:t>MAIN</w:t>
            </w:r>
          </w:p>
          <w:p w14:paraId="230C1F25" w14:textId="77777777" w:rsidR="00EB170A" w:rsidRDefault="00EB170A" w:rsidP="0044145F">
            <w:pPr>
              <w:jc w:val="center"/>
            </w:pPr>
            <w:r>
              <w:t>TASKS</w:t>
            </w:r>
          </w:p>
        </w:tc>
        <w:tc>
          <w:tcPr>
            <w:tcW w:w="1803" w:type="dxa"/>
          </w:tcPr>
          <w:p w14:paraId="2313983F"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RYAN</w:t>
            </w:r>
          </w:p>
          <w:p w14:paraId="41C47F81"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GEORGE</w:t>
            </w:r>
          </w:p>
        </w:tc>
        <w:tc>
          <w:tcPr>
            <w:tcW w:w="1803" w:type="dxa"/>
          </w:tcPr>
          <w:p w14:paraId="2A5C50C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ISAAC</w:t>
            </w:r>
          </w:p>
          <w:p w14:paraId="3294B99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HERTWECK</w:t>
            </w:r>
          </w:p>
        </w:tc>
        <w:tc>
          <w:tcPr>
            <w:tcW w:w="1804" w:type="dxa"/>
          </w:tcPr>
          <w:p w14:paraId="0EA1A084"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ANDREW JOHNSTON</w:t>
            </w:r>
          </w:p>
        </w:tc>
        <w:tc>
          <w:tcPr>
            <w:tcW w:w="1804" w:type="dxa"/>
          </w:tcPr>
          <w:p w14:paraId="6997B1AE"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GREGORY</w:t>
            </w:r>
          </w:p>
          <w:p w14:paraId="7B885638" w14:textId="77777777" w:rsidR="00EB170A" w:rsidRDefault="00EB170A" w:rsidP="0044145F">
            <w:pPr>
              <w:jc w:val="center"/>
              <w:cnfStyle w:val="100000000000" w:firstRow="1" w:lastRow="0" w:firstColumn="0" w:lastColumn="0" w:oddVBand="0" w:evenVBand="0" w:oddHBand="0" w:evenHBand="0" w:firstRowFirstColumn="0" w:firstRowLastColumn="0" w:lastRowFirstColumn="0" w:lastRowLastColumn="0"/>
            </w:pPr>
            <w:r w:rsidRPr="00DC5F63">
              <w:t>JONES</w:t>
            </w:r>
          </w:p>
        </w:tc>
      </w:tr>
      <w:tr w:rsidR="00884123" w14:paraId="66387EAB" w14:textId="77777777" w:rsidTr="008940FD">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6EC4411E" w14:textId="77AEA8C1" w:rsidR="00884123" w:rsidRDefault="00884123" w:rsidP="00884123">
            <w:r>
              <w:t>Initialise</w:t>
            </w:r>
          </w:p>
        </w:tc>
        <w:tc>
          <w:tcPr>
            <w:tcW w:w="1803" w:type="dxa"/>
          </w:tcPr>
          <w:p w14:paraId="7A0311D5" w14:textId="32807428"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7.5%</w:t>
            </w:r>
          </w:p>
        </w:tc>
        <w:tc>
          <w:tcPr>
            <w:tcW w:w="1803" w:type="dxa"/>
          </w:tcPr>
          <w:p w14:paraId="62D014FC" w14:textId="41104D6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23.4%</w:t>
            </w:r>
          </w:p>
        </w:tc>
        <w:tc>
          <w:tcPr>
            <w:tcW w:w="1804" w:type="dxa"/>
          </w:tcPr>
          <w:p w14:paraId="63C1E415" w14:textId="30615129"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29.9%</w:t>
            </w:r>
          </w:p>
        </w:tc>
        <w:tc>
          <w:tcPr>
            <w:tcW w:w="1804" w:type="dxa"/>
          </w:tcPr>
          <w:p w14:paraId="2057DFFC" w14:textId="06E1DE0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39.3%</w:t>
            </w:r>
          </w:p>
        </w:tc>
      </w:tr>
      <w:tr w:rsidR="00884123" w14:paraId="03E6A9AB" w14:textId="77777777" w:rsidTr="008940FD">
        <w:trPr>
          <w:trHeight w:val="54"/>
          <w:jc w:val="center"/>
        </w:trPr>
        <w:tc>
          <w:tcPr>
            <w:cnfStyle w:val="001000000000" w:firstRow="0" w:lastRow="0" w:firstColumn="1" w:lastColumn="0" w:oddVBand="0" w:evenVBand="0" w:oddHBand="0" w:evenHBand="0" w:firstRowFirstColumn="0" w:firstRowLastColumn="0" w:lastRowFirstColumn="0" w:lastRowLastColumn="0"/>
            <w:tcW w:w="1833" w:type="dxa"/>
          </w:tcPr>
          <w:p w14:paraId="257D510F" w14:textId="4307BAB2" w:rsidR="00884123" w:rsidRDefault="00884123" w:rsidP="00884123">
            <w:r>
              <w:t>Create Plan</w:t>
            </w:r>
          </w:p>
        </w:tc>
        <w:tc>
          <w:tcPr>
            <w:tcW w:w="1803" w:type="dxa"/>
          </w:tcPr>
          <w:p w14:paraId="539B6E3C" w14:textId="262AB4A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10.8%</w:t>
            </w:r>
          </w:p>
        </w:tc>
        <w:tc>
          <w:tcPr>
            <w:tcW w:w="1803" w:type="dxa"/>
          </w:tcPr>
          <w:p w14:paraId="0CE0E012" w14:textId="5DEAAAC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20.3%</w:t>
            </w:r>
          </w:p>
        </w:tc>
        <w:tc>
          <w:tcPr>
            <w:tcW w:w="1804" w:type="dxa"/>
          </w:tcPr>
          <w:p w14:paraId="2A00D813" w14:textId="4329A071"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41.9%</w:t>
            </w:r>
          </w:p>
        </w:tc>
        <w:tc>
          <w:tcPr>
            <w:tcW w:w="1804" w:type="dxa"/>
          </w:tcPr>
          <w:p w14:paraId="7D6E19F4" w14:textId="39A72BA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27.0%</w:t>
            </w:r>
          </w:p>
        </w:tc>
      </w:tr>
      <w:tr w:rsidR="00884123" w14:paraId="06A05C69"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06041D6" w14:textId="7512C1E0" w:rsidR="00884123" w:rsidRDefault="00884123" w:rsidP="00884123">
            <w:r>
              <w:t>Research</w:t>
            </w:r>
          </w:p>
        </w:tc>
        <w:tc>
          <w:tcPr>
            <w:tcW w:w="1803" w:type="dxa"/>
          </w:tcPr>
          <w:p w14:paraId="27CA6ECF" w14:textId="74380EF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41.4%</w:t>
            </w:r>
          </w:p>
        </w:tc>
        <w:tc>
          <w:tcPr>
            <w:tcW w:w="1803" w:type="dxa"/>
          </w:tcPr>
          <w:p w14:paraId="1C09BA4B" w14:textId="14312E33"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14.1%</w:t>
            </w:r>
          </w:p>
        </w:tc>
        <w:tc>
          <w:tcPr>
            <w:tcW w:w="1804" w:type="dxa"/>
          </w:tcPr>
          <w:p w14:paraId="3C3C8079" w14:textId="7095BF3C" w:rsidR="00884123" w:rsidRPr="003F221D" w:rsidRDefault="00884123" w:rsidP="00884123">
            <w:pPr>
              <w:cnfStyle w:val="000000100000" w:firstRow="0" w:lastRow="0" w:firstColumn="0" w:lastColumn="0" w:oddVBand="0" w:evenVBand="0" w:oddHBand="1" w:evenHBand="0" w:firstRowFirstColumn="0" w:firstRowLastColumn="0" w:lastRowFirstColumn="0" w:lastRowLastColumn="0"/>
            </w:pPr>
            <w:r w:rsidRPr="0089320F">
              <w:t>18.2%</w:t>
            </w:r>
          </w:p>
        </w:tc>
        <w:tc>
          <w:tcPr>
            <w:tcW w:w="1804" w:type="dxa"/>
          </w:tcPr>
          <w:p w14:paraId="781988C1" w14:textId="26299EA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26.3%</w:t>
            </w:r>
          </w:p>
        </w:tc>
      </w:tr>
      <w:tr w:rsidR="00884123" w14:paraId="137FD1A3"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105EB34" w14:textId="6A0307A4" w:rsidR="00884123" w:rsidRDefault="00884123" w:rsidP="00884123">
            <w:r>
              <w:t>Discussions</w:t>
            </w:r>
          </w:p>
        </w:tc>
        <w:tc>
          <w:tcPr>
            <w:tcW w:w="1803" w:type="dxa"/>
          </w:tcPr>
          <w:p w14:paraId="6B1D1988" w14:textId="288CE56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3" w:type="dxa"/>
          </w:tcPr>
          <w:p w14:paraId="566968F8" w14:textId="33DCCBB7"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4ECE7F5" w14:textId="22BD87F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c>
          <w:tcPr>
            <w:tcW w:w="1804" w:type="dxa"/>
          </w:tcPr>
          <w:p w14:paraId="2F8B7121" w14:textId="22DA5D4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25.0%</w:t>
            </w:r>
          </w:p>
        </w:tc>
      </w:tr>
      <w:tr w:rsidR="00884123" w14:paraId="61D77D1F"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299A1B1B" w14:textId="21DD50AF" w:rsidR="00884123" w:rsidRDefault="00884123" w:rsidP="00884123">
            <w:r>
              <w:t>Meetings</w:t>
            </w:r>
          </w:p>
        </w:tc>
        <w:tc>
          <w:tcPr>
            <w:tcW w:w="1803" w:type="dxa"/>
          </w:tcPr>
          <w:p w14:paraId="180E99D3" w14:textId="05803FA6"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3" w:type="dxa"/>
          </w:tcPr>
          <w:p w14:paraId="03300447" w14:textId="0C398F7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6420DC5A" w14:textId="28DC925B"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c>
          <w:tcPr>
            <w:tcW w:w="1804" w:type="dxa"/>
          </w:tcPr>
          <w:p w14:paraId="5BB24A41" w14:textId="3B5A6C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25.0%</w:t>
            </w:r>
          </w:p>
        </w:tc>
      </w:tr>
      <w:tr w:rsidR="00884123" w14:paraId="64C8EC24"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22E8027A" w14:textId="51F47365" w:rsidR="00884123" w:rsidRDefault="00884123" w:rsidP="00884123">
            <w:r>
              <w:t>Design</w:t>
            </w:r>
          </w:p>
        </w:tc>
        <w:tc>
          <w:tcPr>
            <w:tcW w:w="1803" w:type="dxa"/>
          </w:tcPr>
          <w:p w14:paraId="39B3D198" w14:textId="0A117D0C"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5.9%</w:t>
            </w:r>
          </w:p>
        </w:tc>
        <w:tc>
          <w:tcPr>
            <w:tcW w:w="1803" w:type="dxa"/>
          </w:tcPr>
          <w:p w14:paraId="427C94CD" w14:textId="27FC26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33.7%</w:t>
            </w:r>
          </w:p>
        </w:tc>
        <w:tc>
          <w:tcPr>
            <w:tcW w:w="1804" w:type="dxa"/>
          </w:tcPr>
          <w:p w14:paraId="40655B7B" w14:textId="4D941DCF"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56.4%</w:t>
            </w:r>
          </w:p>
        </w:tc>
        <w:tc>
          <w:tcPr>
            <w:tcW w:w="1804" w:type="dxa"/>
          </w:tcPr>
          <w:p w14:paraId="0B7363D0" w14:textId="60B2917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4.0%</w:t>
            </w:r>
          </w:p>
        </w:tc>
      </w:tr>
      <w:tr w:rsidR="00884123" w14:paraId="0A75527E"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0ECB5E63" w14:textId="7A419B54" w:rsidR="00884123" w:rsidRDefault="00884123" w:rsidP="00884123">
            <w:r>
              <w:t>Implementation</w:t>
            </w:r>
          </w:p>
        </w:tc>
        <w:tc>
          <w:tcPr>
            <w:tcW w:w="1803" w:type="dxa"/>
          </w:tcPr>
          <w:p w14:paraId="2AF0AD58" w14:textId="165E7DE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19.1%</w:t>
            </w:r>
          </w:p>
        </w:tc>
        <w:tc>
          <w:tcPr>
            <w:tcW w:w="1803" w:type="dxa"/>
          </w:tcPr>
          <w:p w14:paraId="6E36D757" w14:textId="78E4BEC1"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7.9%</w:t>
            </w:r>
          </w:p>
        </w:tc>
        <w:tc>
          <w:tcPr>
            <w:tcW w:w="1804" w:type="dxa"/>
          </w:tcPr>
          <w:p w14:paraId="48F024A8" w14:textId="40887BC2"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12.6%</w:t>
            </w:r>
          </w:p>
        </w:tc>
        <w:tc>
          <w:tcPr>
            <w:tcW w:w="1804" w:type="dxa"/>
          </w:tcPr>
          <w:p w14:paraId="3FBB2B34" w14:textId="622E684F"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60.5%</w:t>
            </w:r>
          </w:p>
        </w:tc>
      </w:tr>
      <w:tr w:rsidR="00884123" w14:paraId="5BD6C7E7"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59D1EAFB" w14:textId="66708727" w:rsidR="00884123" w:rsidRDefault="006976ED" w:rsidP="00884123">
            <w:r>
              <w:t>Monitor and Control</w:t>
            </w:r>
          </w:p>
        </w:tc>
        <w:tc>
          <w:tcPr>
            <w:tcW w:w="1803" w:type="dxa"/>
          </w:tcPr>
          <w:p w14:paraId="65307E91" w14:textId="0ED2D369"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52.8%</w:t>
            </w:r>
          </w:p>
        </w:tc>
        <w:tc>
          <w:tcPr>
            <w:tcW w:w="1803" w:type="dxa"/>
          </w:tcPr>
          <w:p w14:paraId="10746349" w14:textId="65300D30"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36.1%</w:t>
            </w:r>
          </w:p>
        </w:tc>
        <w:tc>
          <w:tcPr>
            <w:tcW w:w="1804" w:type="dxa"/>
          </w:tcPr>
          <w:p w14:paraId="5C119C7E" w14:textId="0D45C796"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2.8%</w:t>
            </w:r>
          </w:p>
        </w:tc>
        <w:tc>
          <w:tcPr>
            <w:tcW w:w="1804" w:type="dxa"/>
          </w:tcPr>
          <w:p w14:paraId="2AAD77B9" w14:textId="17759E1D" w:rsidR="00884123" w:rsidRDefault="00884123" w:rsidP="00884123">
            <w:pPr>
              <w:cnfStyle w:val="000000000000" w:firstRow="0" w:lastRow="0" w:firstColumn="0" w:lastColumn="0" w:oddVBand="0" w:evenVBand="0" w:oddHBand="0" w:evenHBand="0" w:firstRowFirstColumn="0" w:firstRowLastColumn="0" w:lastRowFirstColumn="0" w:lastRowLastColumn="0"/>
            </w:pPr>
            <w:r w:rsidRPr="0089320F">
              <w:t>8.3%</w:t>
            </w:r>
          </w:p>
        </w:tc>
      </w:tr>
      <w:tr w:rsidR="00884123" w14:paraId="1828DA01" w14:textId="77777777" w:rsidTr="008940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3" w:type="dxa"/>
          </w:tcPr>
          <w:p w14:paraId="5C6FAC91" w14:textId="2C341642" w:rsidR="00884123" w:rsidRDefault="006976ED" w:rsidP="00884123">
            <w:r>
              <w:t>Deploy</w:t>
            </w:r>
          </w:p>
        </w:tc>
        <w:tc>
          <w:tcPr>
            <w:tcW w:w="1803" w:type="dxa"/>
          </w:tcPr>
          <w:p w14:paraId="433C0B58" w14:textId="1E5E483A"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19.0%</w:t>
            </w:r>
          </w:p>
        </w:tc>
        <w:tc>
          <w:tcPr>
            <w:tcW w:w="1803" w:type="dxa"/>
          </w:tcPr>
          <w:p w14:paraId="718C128C" w14:textId="49CB2A15"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42.9%</w:t>
            </w:r>
          </w:p>
        </w:tc>
        <w:tc>
          <w:tcPr>
            <w:tcW w:w="1804" w:type="dxa"/>
          </w:tcPr>
          <w:p w14:paraId="25B06E10" w14:textId="15E697E7"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15.2%</w:t>
            </w:r>
          </w:p>
        </w:tc>
        <w:tc>
          <w:tcPr>
            <w:tcW w:w="1804" w:type="dxa"/>
          </w:tcPr>
          <w:p w14:paraId="7C7B102F" w14:textId="1E12BFBD" w:rsidR="00884123" w:rsidRDefault="00884123" w:rsidP="00884123">
            <w:pPr>
              <w:cnfStyle w:val="000000100000" w:firstRow="0" w:lastRow="0" w:firstColumn="0" w:lastColumn="0" w:oddVBand="0" w:evenVBand="0" w:oddHBand="1" w:evenHBand="0" w:firstRowFirstColumn="0" w:firstRowLastColumn="0" w:lastRowFirstColumn="0" w:lastRowLastColumn="0"/>
            </w:pPr>
            <w:r w:rsidRPr="0089320F">
              <w:t>22.9%</w:t>
            </w:r>
          </w:p>
        </w:tc>
      </w:tr>
      <w:tr w:rsidR="00884123" w14:paraId="56011C7C" w14:textId="77777777" w:rsidTr="008940FD">
        <w:trPr>
          <w:jc w:val="center"/>
        </w:trPr>
        <w:tc>
          <w:tcPr>
            <w:cnfStyle w:val="001000000000" w:firstRow="0" w:lastRow="0" w:firstColumn="1" w:lastColumn="0" w:oddVBand="0" w:evenVBand="0" w:oddHBand="0" w:evenHBand="0" w:firstRowFirstColumn="0" w:firstRowLastColumn="0" w:lastRowFirstColumn="0" w:lastRowLastColumn="0"/>
            <w:tcW w:w="1833" w:type="dxa"/>
          </w:tcPr>
          <w:p w14:paraId="3687168B" w14:textId="7F886F76" w:rsidR="00884123" w:rsidRDefault="00884123" w:rsidP="00884123">
            <w:r>
              <w:t>Average</w:t>
            </w:r>
          </w:p>
        </w:tc>
        <w:tc>
          <w:tcPr>
            <w:tcW w:w="1803" w:type="dxa"/>
          </w:tcPr>
          <w:p w14:paraId="77789F12" w14:textId="0807CDD1"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22.9%</w:t>
            </w:r>
          </w:p>
        </w:tc>
        <w:tc>
          <w:tcPr>
            <w:tcW w:w="1803" w:type="dxa"/>
          </w:tcPr>
          <w:p w14:paraId="697B67CD" w14:textId="06FD7F56"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25.4%</w:t>
            </w:r>
          </w:p>
        </w:tc>
        <w:tc>
          <w:tcPr>
            <w:tcW w:w="1804" w:type="dxa"/>
          </w:tcPr>
          <w:p w14:paraId="3E4A23D3" w14:textId="21E2F7C8"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25.2%</w:t>
            </w:r>
          </w:p>
        </w:tc>
        <w:tc>
          <w:tcPr>
            <w:tcW w:w="1804" w:type="dxa"/>
          </w:tcPr>
          <w:p w14:paraId="3D4D3543" w14:textId="44614CBF" w:rsidR="00884123" w:rsidRPr="00884123" w:rsidRDefault="00884123" w:rsidP="00884123">
            <w:pPr>
              <w:cnfStyle w:val="000000000000" w:firstRow="0" w:lastRow="0" w:firstColumn="0" w:lastColumn="0" w:oddVBand="0" w:evenVBand="0" w:oddHBand="0" w:evenHBand="0" w:firstRowFirstColumn="0" w:firstRowLastColumn="0" w:lastRowFirstColumn="0" w:lastRowLastColumn="0"/>
              <w:rPr>
                <w:b/>
              </w:rPr>
            </w:pPr>
            <w:r w:rsidRPr="00884123">
              <w:rPr>
                <w:b/>
              </w:rPr>
              <w:t>26.5%</w:t>
            </w:r>
          </w:p>
        </w:tc>
      </w:tr>
    </w:tbl>
    <w:p w14:paraId="496850D1" w14:textId="5DE227A2" w:rsidR="00F0010A" w:rsidRPr="00EE1481" w:rsidRDefault="00F0010A" w:rsidP="00F0010A">
      <w:pPr>
        <w:jc w:val="center"/>
        <w:rPr>
          <w:b/>
        </w:rPr>
      </w:pPr>
      <w:r w:rsidRPr="00EE1481">
        <w:rPr>
          <w:b/>
        </w:rPr>
        <w:t xml:space="preserve">Table </w:t>
      </w:r>
      <w:r>
        <w:rPr>
          <w:b/>
        </w:rPr>
        <w:t>05</w:t>
      </w:r>
      <w:r w:rsidRPr="00EE1481">
        <w:rPr>
          <w:b/>
        </w:rPr>
        <w:t xml:space="preserve">: </w:t>
      </w:r>
      <w:r>
        <w:rPr>
          <w:b/>
        </w:rPr>
        <w:t>Project Expenditure Comparison</w:t>
      </w:r>
    </w:p>
    <w:p w14:paraId="3D54185F" w14:textId="77777777" w:rsidR="00FE5225" w:rsidRDefault="00FE5225" w:rsidP="00FE5225"/>
    <w:p w14:paraId="5E37CF53" w14:textId="158C4340" w:rsidR="004C47EE" w:rsidRDefault="004C47EE" w:rsidP="00FE5225">
      <w:r>
        <w:br w:type="page"/>
      </w:r>
    </w:p>
    <w:p w14:paraId="617E4D7D" w14:textId="49401B66" w:rsidR="00EB170A" w:rsidRPr="00EB170A" w:rsidRDefault="00EB170A">
      <w:pPr>
        <w:pStyle w:val="Heading1"/>
        <w:ind w:left="0"/>
        <w:pPrChange w:id="536" w:author="Ryan G" w:date="2018-10-19T11:12:00Z">
          <w:pPr>
            <w:pStyle w:val="Heading1"/>
          </w:pPr>
        </w:pPrChange>
      </w:pPr>
      <w:bookmarkStart w:id="537" w:name="_Toc527703653"/>
      <w:bookmarkStart w:id="538" w:name="_Toc527711489"/>
      <w:r>
        <w:lastRenderedPageBreak/>
        <w:t>CONCLUSION</w:t>
      </w:r>
      <w:bookmarkEnd w:id="537"/>
      <w:bookmarkEnd w:id="538"/>
    </w:p>
    <w:p w14:paraId="59F6F8E2" w14:textId="3B67E83B" w:rsidR="009F1371" w:rsidRDefault="009F1371" w:rsidP="00EB170A"/>
    <w:p w14:paraId="19672EC8" w14:textId="41EB0BE8" w:rsidR="00C569A3" w:rsidRDefault="00C569A3" w:rsidP="00B37C34">
      <w:pPr>
        <w:spacing w:before="240" w:after="240" w:line="252" w:lineRule="auto"/>
        <w:ind w:left="0" w:right="0"/>
      </w:pPr>
      <w:r>
        <w:t>Software development continues to evolve. From what use</w:t>
      </w:r>
      <w:ins w:id="539" w:author="Ryan G" w:date="2018-10-19T11:05:00Z">
        <w:r w:rsidR="00BD03ED">
          <w:t>d</w:t>
        </w:r>
      </w:ins>
      <w:r>
        <w:t xml:space="preserve"> to be a </w:t>
      </w:r>
      <w:del w:id="540" w:author="Ryan G" w:date="2018-10-19T11:06:00Z">
        <w:r w:rsidDel="00BD03ED">
          <w:delText>well</w:delText>
        </w:r>
      </w:del>
      <w:del w:id="541" w:author="Ryan G" w:date="2018-10-19T11:05:00Z">
        <w:r w:rsidDel="00BD03ED">
          <w:delText xml:space="preserve"> </w:delText>
        </w:r>
      </w:del>
      <w:del w:id="542" w:author="Ryan G" w:date="2018-10-19T11:06:00Z">
        <w:r w:rsidDel="00BD03ED">
          <w:delText>thought</w:delText>
        </w:r>
      </w:del>
      <w:del w:id="543" w:author="Ryan G" w:date="2018-10-19T11:05:00Z">
        <w:r w:rsidDel="00BD03ED">
          <w:delText xml:space="preserve"> </w:delText>
        </w:r>
      </w:del>
      <w:del w:id="544" w:author="Ryan G" w:date="2018-10-19T11:06:00Z">
        <w:r w:rsidDel="00BD03ED">
          <w:delText>out</w:delText>
        </w:r>
      </w:del>
      <w:ins w:id="545" w:author="Ryan G" w:date="2018-10-19T11:06:00Z">
        <w:r w:rsidR="00BD03ED">
          <w:t>well-thought-out</w:t>
        </w:r>
      </w:ins>
      <w:r>
        <w:t xml:space="preserve"> start</w:t>
      </w:r>
      <w:del w:id="546" w:author="Ryan G" w:date="2018-10-19T11:06:00Z">
        <w:r w:rsidDel="00BD03ED">
          <w:delText xml:space="preserve"> </w:delText>
        </w:r>
      </w:del>
      <w:ins w:id="547" w:author="Ryan G" w:date="2018-10-19T11:06:00Z">
        <w:r w:rsidR="00BD03ED">
          <w:t>-</w:t>
        </w:r>
      </w:ins>
      <w:r>
        <w:t>to</w:t>
      </w:r>
      <w:ins w:id="548" w:author="Ryan G" w:date="2018-10-19T11:06:00Z">
        <w:r w:rsidR="00BD03ED">
          <w:t>-</w:t>
        </w:r>
      </w:ins>
      <w:del w:id="549" w:author="Ryan G" w:date="2018-10-19T11:06:00Z">
        <w:r w:rsidDel="00BD03ED">
          <w:delText xml:space="preserve"> </w:delText>
        </w:r>
      </w:del>
      <w:r>
        <w:t xml:space="preserve">finish process </w:t>
      </w:r>
      <w:ins w:id="550" w:author="Ryan G" w:date="2018-10-19T11:06:00Z">
        <w:r w:rsidR="00BD03ED">
          <w:t>(</w:t>
        </w:r>
      </w:ins>
      <w:r>
        <w:t>such as the waterfall methodology</w:t>
      </w:r>
      <w:ins w:id="551" w:author="Ryan G" w:date="2018-10-19T11:07:00Z">
        <w:r w:rsidR="00BD03ED">
          <w:t>)</w:t>
        </w:r>
      </w:ins>
      <w:r>
        <w:t>, is now giving way to agile methodologies. These allow teams to plan and respond to issues on an ad hoc basis. Mark IV Tech used an agile software development model with the scrum methodology for designing the web</w:t>
      </w:r>
      <w:del w:id="552" w:author="Ryan G" w:date="2018-10-19T11:07:00Z">
        <w:r w:rsidDel="007D3529">
          <w:delText xml:space="preserve"> </w:delText>
        </w:r>
      </w:del>
      <w:ins w:id="553" w:author="Ryan G" w:date="2018-10-19T11:07:00Z">
        <w:r w:rsidR="007D3529">
          <w:t>-</w:t>
        </w:r>
      </w:ins>
      <w:r>
        <w:t>based image organiser. The key positives of this was that components could be developed and tested by all members. Also, these components could then be tweaked by other members to get extra functionality from them. For this project that was important as the back-end team would create a new function and then the front-end team would add the necessary design features and set it up within the site.</w:t>
      </w:r>
    </w:p>
    <w:p w14:paraId="4297670E" w14:textId="77777777" w:rsidR="00C569A3" w:rsidRDefault="00C569A3" w:rsidP="00B37C34">
      <w:pPr>
        <w:spacing w:before="240" w:after="240" w:line="252" w:lineRule="auto"/>
        <w:ind w:left="0" w:right="0"/>
      </w:pPr>
      <w:r>
        <w:t>With the team being made up of four members; some in different states, communication had to be all online. This is becoming increasingly easier in society as most people are always connected, whether it be by smartphone or computer. In the group all members had smartphones and could usually respond promptly. However, the ease of communication also highlighted a negative effect. As mentioned in the report, the chat could become cluttered and not succinct when questions were asked. This meant members spent extra time sifting through messages that may have had little relevance. Going forward, clear rules will need to be devised as a way to prevent this.</w:t>
      </w:r>
    </w:p>
    <w:p w14:paraId="1007E3B0" w14:textId="77777777" w:rsidR="00C569A3" w:rsidRDefault="00C569A3" w:rsidP="00B37C34">
      <w:pPr>
        <w:spacing w:before="240" w:after="240" w:line="252" w:lineRule="auto"/>
        <w:ind w:left="0" w:right="0"/>
      </w:pPr>
      <w:r>
        <w:t>The agile methodology and extensive communication helped towards delivering a successful prototype. This prototype met all the requirements set out by the client and to the allotted budget. The estimated budget was $20,129, the project came in at $19,749.13, a saving of $379.88. This was a great result for both the client and Mark IV Tech; particularly being the company’s first major project. Apart from the original calculation issues, the task logging documentation will be tweaked and used for future projects.</w:t>
      </w:r>
    </w:p>
    <w:p w14:paraId="1C44E08C" w14:textId="0B505187" w:rsidR="00C569A3" w:rsidRDefault="00C569A3">
      <w:pPr>
        <w:spacing w:before="240"/>
        <w:ind w:left="0"/>
        <w:pPrChange w:id="554" w:author="Ryan G" w:date="2018-10-19T11:11:00Z">
          <w:pPr>
            <w:spacing w:before="240"/>
          </w:pPr>
        </w:pPrChange>
      </w:pPr>
      <w:r>
        <w:t>The information in this report has provided valuable insight into the project management process. No significant issues arose; however, the minor issues will be analysed for future projects. P</w:t>
      </w:r>
      <w:r w:rsidRPr="00F47B38">
        <w:t xml:space="preserve">rudent checking of calculations and </w:t>
      </w:r>
      <w:r>
        <w:t>enforcement of concise messaging on text platforms will be implemented in the future. The scrum methodology proved well for the task and team. For future projects it will be used with an improved and more utilised task tracker spreadsheet. Once these tweaks are applied, Mark IV Tech remains confident it will continue delivering projects on time, to budget and meeting all of the customer’s requirements.</w:t>
      </w:r>
    </w:p>
    <w:p w14:paraId="4D64B4ED" w14:textId="2B7DBCB1" w:rsidR="006E11F0" w:rsidRDefault="006E11F0">
      <w:pPr>
        <w:spacing w:after="240" w:line="252" w:lineRule="auto"/>
        <w:ind w:left="0" w:right="0"/>
      </w:pPr>
      <w:r>
        <w:br w:type="page"/>
      </w:r>
    </w:p>
    <w:p w14:paraId="63BF110A" w14:textId="690D4BAA" w:rsidR="00FE5225" w:rsidRDefault="00EB170A" w:rsidP="00C569A3">
      <w:pPr>
        <w:pStyle w:val="Heading1"/>
        <w:ind w:left="0"/>
      </w:pPr>
      <w:bookmarkStart w:id="555" w:name="_Toc527703654"/>
      <w:bookmarkStart w:id="556" w:name="_Toc527711490"/>
      <w:r>
        <w:lastRenderedPageBreak/>
        <w:t>REFERENCES</w:t>
      </w:r>
      <w:bookmarkEnd w:id="555"/>
      <w:bookmarkEnd w:id="556"/>
    </w:p>
    <w:p w14:paraId="4438A014" w14:textId="77777777" w:rsidR="00A91638" w:rsidRDefault="00A91638" w:rsidP="00EB170A">
      <w:pPr>
        <w:rPr>
          <w:rStyle w:val="surname"/>
        </w:rPr>
      </w:pPr>
    </w:p>
    <w:p w14:paraId="16E825AE" w14:textId="1EA5B567" w:rsidR="00A91638" w:rsidRDefault="00A91638" w:rsidP="00EB170A">
      <w:proofErr w:type="spellStart"/>
      <w:r>
        <w:rPr>
          <w:rStyle w:val="surname"/>
        </w:rPr>
        <w:t>Cowburn</w:t>
      </w:r>
      <w:proofErr w:type="spellEnd"/>
      <w:r>
        <w:rPr>
          <w:rStyle w:val="surname"/>
        </w:rPr>
        <w:t xml:space="preserve">, P 2018, </w:t>
      </w:r>
      <w:r w:rsidRPr="00A91638">
        <w:rPr>
          <w:rStyle w:val="surname"/>
          <w:i/>
        </w:rPr>
        <w:t>PHP Manual</w:t>
      </w:r>
      <w:r>
        <w:rPr>
          <w:rStyle w:val="surname"/>
        </w:rPr>
        <w:t>, The PHP Group,</w:t>
      </w:r>
      <w:r w:rsidR="00201A87">
        <w:rPr>
          <w:rStyle w:val="surname"/>
        </w:rPr>
        <w:t xml:space="preserve"> viewed 16</w:t>
      </w:r>
      <w:r w:rsidR="001D4459">
        <w:rPr>
          <w:rStyle w:val="surname"/>
        </w:rPr>
        <w:t xml:space="preserve"> Sep</w:t>
      </w:r>
      <w:r w:rsidR="00201A87">
        <w:rPr>
          <w:rStyle w:val="surname"/>
        </w:rPr>
        <w:t xml:space="preserve"> 18,</w:t>
      </w:r>
      <w:r w:rsidR="007525C9">
        <w:rPr>
          <w:rStyle w:val="surname"/>
        </w:rPr>
        <w:t xml:space="preserve"> </w:t>
      </w:r>
      <w:r>
        <w:t>&lt;</w:t>
      </w:r>
      <w:r w:rsidRPr="00A91638">
        <w:t>http://php.net/manual/en/index.php</w:t>
      </w:r>
      <w:r>
        <w:t>&gt;</w:t>
      </w:r>
      <w:r w:rsidR="00C25B3E">
        <w:t>.</w:t>
      </w:r>
    </w:p>
    <w:p w14:paraId="562D01B7" w14:textId="17A7A665" w:rsidR="00C25B3E" w:rsidRDefault="00C25B3E" w:rsidP="00EB170A"/>
    <w:p w14:paraId="497C47C6" w14:textId="77777777" w:rsidR="00C25B3E" w:rsidRDefault="00C25B3E" w:rsidP="00C25B3E">
      <w:r>
        <w:t>James, M</w:t>
      </w:r>
      <w:r w:rsidRPr="00676807">
        <w:t xml:space="preserve"> </w:t>
      </w:r>
      <w:r>
        <w:t xml:space="preserve">2018, </w:t>
      </w:r>
      <w:r w:rsidRPr="00066499">
        <w:rPr>
          <w:i/>
        </w:rPr>
        <w:t>Scrum Methodology, Learn Scrum</w:t>
      </w:r>
      <w:r>
        <w:t xml:space="preserve">, </w:t>
      </w:r>
      <w:proofErr w:type="spellStart"/>
      <w:r w:rsidRPr="00066499">
        <w:t>CollabNet</w:t>
      </w:r>
      <w:proofErr w:type="spellEnd"/>
      <w:r w:rsidRPr="00066499">
        <w:t>, Inc</w:t>
      </w:r>
      <w:r>
        <w:t>, viewed 06 Oct 2018, &lt;</w:t>
      </w:r>
      <w:r w:rsidRPr="00A21526">
        <w:t>http://scrummethodology.com/</w:t>
      </w:r>
      <w:r>
        <w:t>&gt;.</w:t>
      </w:r>
    </w:p>
    <w:p w14:paraId="53C5E71E" w14:textId="3FDA5484" w:rsidR="00A91638" w:rsidRDefault="00A91638" w:rsidP="00EB170A"/>
    <w:p w14:paraId="051CF7FD" w14:textId="58D25068" w:rsidR="006D474F" w:rsidRDefault="006D474F" w:rsidP="006D474F">
      <w:r>
        <w:t xml:space="preserve">PayScale 2018, </w:t>
      </w:r>
      <w:r w:rsidRPr="006D474F">
        <w:rPr>
          <w:i/>
        </w:rPr>
        <w:t>Business Analyst, IT Salary</w:t>
      </w:r>
      <w:r>
        <w:t>, PayScale Inc, Washington, viewed 10 Aug 2018,</w:t>
      </w:r>
    </w:p>
    <w:p w14:paraId="436252B1" w14:textId="257118CC" w:rsidR="006D474F" w:rsidRDefault="006D474F" w:rsidP="006D474F">
      <w:r>
        <w:t>&lt;https://www.payscale.com/research/AU/Job=Business_Analyst%2C_IT/Salary&gt;.</w:t>
      </w:r>
    </w:p>
    <w:p w14:paraId="7ED10F31" w14:textId="77777777" w:rsidR="006D474F" w:rsidRDefault="006D474F" w:rsidP="006D474F"/>
    <w:p w14:paraId="2E0B2978" w14:textId="17638B50" w:rsidR="006D474F" w:rsidRDefault="006D474F" w:rsidP="006D474F">
      <w:r>
        <w:t xml:space="preserve">PayScale 2018, </w:t>
      </w:r>
      <w:r w:rsidRPr="006D474F">
        <w:rPr>
          <w:i/>
        </w:rPr>
        <w:t>Computer Programmer Salary</w:t>
      </w:r>
      <w:r>
        <w:t>, PayScale Inc, Washington, viewed 10 Aug 2018,</w:t>
      </w:r>
    </w:p>
    <w:p w14:paraId="7D4299E9" w14:textId="3540B6C6" w:rsidR="006D474F" w:rsidRDefault="006D474F" w:rsidP="006D474F">
      <w:r>
        <w:t>&lt;https://www.payscale.com/research/AU/Job=Computer_Programmer/Salary&gt;.</w:t>
      </w:r>
    </w:p>
    <w:p w14:paraId="0EB09A08" w14:textId="77777777" w:rsidR="006D474F" w:rsidRDefault="006D474F" w:rsidP="006D474F"/>
    <w:p w14:paraId="7F177E1F" w14:textId="77777777" w:rsidR="006D474F" w:rsidRDefault="006D474F" w:rsidP="006D474F">
      <w:r>
        <w:t xml:space="preserve">PayScale 2018, </w:t>
      </w:r>
      <w:r w:rsidRPr="006D474F">
        <w:rPr>
          <w:i/>
        </w:rPr>
        <w:t>Project Manager, Information Technology (IT) Salary</w:t>
      </w:r>
      <w:r>
        <w:t>, PayScale Inc, Washington,</w:t>
      </w:r>
    </w:p>
    <w:p w14:paraId="79918A7D" w14:textId="528F2D95" w:rsidR="00A21526" w:rsidRDefault="006D474F" w:rsidP="00C25B3E">
      <w:r>
        <w:t>viewed 10 Aug 2018,</w:t>
      </w:r>
      <w:r w:rsidR="002B6DDC">
        <w:t xml:space="preserve"> </w:t>
      </w:r>
      <w:r>
        <w:t>&lt;https://www.payscale.com/research/AU/Job=Project_Manager%2c_Information_Technology_(IT)/Salary&gt;.</w:t>
      </w:r>
    </w:p>
    <w:p w14:paraId="59D49833" w14:textId="77777777" w:rsidR="00C25B3E" w:rsidRDefault="00C25B3E" w:rsidP="00C25B3E"/>
    <w:p w14:paraId="47151A30" w14:textId="77777777" w:rsidR="00706F09" w:rsidRDefault="00706F09" w:rsidP="00706F09">
      <w:proofErr w:type="spellStart"/>
      <w:r>
        <w:t>Satzinger</w:t>
      </w:r>
      <w:proofErr w:type="spellEnd"/>
      <w:r>
        <w:t xml:space="preserve">, J, Jackson, R, </w:t>
      </w:r>
      <w:proofErr w:type="spellStart"/>
      <w:r>
        <w:t>Burd</w:t>
      </w:r>
      <w:proofErr w:type="spellEnd"/>
      <w:r>
        <w:t xml:space="preserve">, S 2016, </w:t>
      </w:r>
      <w:r>
        <w:rPr>
          <w:i/>
        </w:rPr>
        <w:t>System Analysis and Design in a Changing World</w:t>
      </w:r>
      <w:r>
        <w:t>, 7</w:t>
      </w:r>
      <w:r>
        <w:rPr>
          <w:vertAlign w:val="superscript"/>
        </w:rPr>
        <w:t>th</w:t>
      </w:r>
      <w:r>
        <w:t xml:space="preserve"> Edition, Cengage Learning, Boston, USA.</w:t>
      </w:r>
    </w:p>
    <w:p w14:paraId="274A2A07" w14:textId="77777777" w:rsidR="00706F09" w:rsidRDefault="00706F09" w:rsidP="006D474F"/>
    <w:p w14:paraId="33FDA8CA" w14:textId="77777777" w:rsidR="00FE5225" w:rsidRDefault="00FE5225" w:rsidP="00FE5225"/>
    <w:p w14:paraId="2E6CCD7A" w14:textId="77777777" w:rsidR="00982727" w:rsidRDefault="00982727" w:rsidP="00FE5225">
      <w:pPr>
        <w:sectPr w:rsidR="00982727" w:rsidSect="005B2124">
          <w:pgSz w:w="12240" w:h="15840"/>
          <w:pgMar w:top="1440" w:right="1440" w:bottom="1440" w:left="1440" w:header="567" w:footer="567" w:gutter="0"/>
          <w:cols w:space="720"/>
          <w:titlePg/>
          <w:docGrid w:linePitch="360"/>
        </w:sectPr>
      </w:pPr>
    </w:p>
    <w:p w14:paraId="4F6AE8CD" w14:textId="7A060C09" w:rsidR="00FE5225" w:rsidRDefault="0044780C">
      <w:pPr>
        <w:pStyle w:val="Heading1"/>
        <w:ind w:left="0"/>
        <w:pPrChange w:id="557" w:author="Ryan G" w:date="2018-10-19T11:13:00Z">
          <w:pPr>
            <w:pStyle w:val="Heading1"/>
          </w:pPr>
        </w:pPrChange>
      </w:pPr>
      <w:bookmarkStart w:id="558" w:name="_Toc527703655"/>
      <w:bookmarkStart w:id="559" w:name="_Toc527711491"/>
      <w:r>
        <w:lastRenderedPageBreak/>
        <w:t>APPENDIX A: MEETING MINUTES AND C</w:t>
      </w:r>
      <w:r w:rsidRPr="0025262E">
        <w:t>ORRESPONDENCE</w:t>
      </w:r>
      <w:bookmarkEnd w:id="558"/>
      <w:bookmarkEnd w:id="559"/>
    </w:p>
    <w:p w14:paraId="7FEB199A" w14:textId="61EF8279" w:rsidR="00EB170A" w:rsidRDefault="00EB170A" w:rsidP="00EB170A"/>
    <w:p w14:paraId="3C6D36B2" w14:textId="50AFC5FC" w:rsidR="00B46932" w:rsidRDefault="001C7909">
      <w:pPr>
        <w:pStyle w:val="Heading2"/>
        <w:ind w:left="0"/>
        <w:pPrChange w:id="560" w:author="Ryan G" w:date="2018-10-19T11:13:00Z">
          <w:pPr>
            <w:pStyle w:val="Heading2"/>
          </w:pPr>
        </w:pPrChange>
      </w:pPr>
      <w:bookmarkStart w:id="561" w:name="_Toc527703656"/>
      <w:bookmarkStart w:id="562" w:name="_Toc527711492"/>
      <w:r>
        <w:t>ZOOM MEETING MINUTES</w:t>
      </w:r>
      <w:bookmarkEnd w:id="561"/>
      <w:bookmarkEnd w:id="562"/>
    </w:p>
    <w:p w14:paraId="5DB41DFE" w14:textId="77777777" w:rsidR="00B46932" w:rsidRDefault="00B46932" w:rsidP="00EB170A"/>
    <w:p w14:paraId="5D70153D" w14:textId="77777777" w:rsidR="0023178F" w:rsidRPr="009C6B74" w:rsidRDefault="0023178F" w:rsidP="0023178F">
      <w:pPr>
        <w:spacing w:after="0"/>
        <w:ind w:left="0" w:right="0"/>
        <w:jc w:val="both"/>
        <w:rPr>
          <w:rFonts w:eastAsia="Times New Roman" w:cstheme="minorHAnsi"/>
          <w:kern w:val="0"/>
          <w:szCs w:val="24"/>
          <w:lang w:eastAsia="en-AU"/>
          <w14:ligatures w14:val="none"/>
          <w:rPrChange w:id="563" w:author="Ryan G" w:date="2018-10-19T11:13:00Z">
            <w:rPr>
              <w:rFonts w:ascii="Times New Roman" w:eastAsia="Times New Roman" w:hAnsi="Times New Roman" w:cs="Times New Roman"/>
              <w:kern w:val="0"/>
              <w:sz w:val="24"/>
              <w:szCs w:val="24"/>
              <w:lang w:eastAsia="en-AU"/>
              <w14:ligatures w14:val="none"/>
            </w:rPr>
          </w:rPrChange>
        </w:rPr>
      </w:pPr>
      <w:bookmarkStart w:id="564" w:name="_Hlk527280674"/>
      <w:r w:rsidRPr="009C6B74">
        <w:rPr>
          <w:rFonts w:eastAsia="Times New Roman" w:cstheme="minorHAnsi"/>
          <w:color w:val="000000"/>
          <w:kern w:val="0"/>
          <w:szCs w:val="24"/>
          <w:lang w:eastAsia="en-AU"/>
          <w14:ligatures w14:val="none"/>
          <w:rPrChange w:id="565" w:author="Ryan G" w:date="2018-10-19T11:13:00Z">
            <w:rPr>
              <w:rFonts w:ascii="Times New Roman" w:eastAsia="Times New Roman" w:hAnsi="Times New Roman" w:cs="Times New Roman"/>
              <w:color w:val="000000"/>
              <w:kern w:val="0"/>
              <w:sz w:val="24"/>
              <w:szCs w:val="24"/>
              <w:lang w:eastAsia="en-AU"/>
              <w14:ligatures w14:val="none"/>
            </w:rPr>
          </w:rPrChange>
        </w:rPr>
        <w:t>Minutes-1/18</w:t>
      </w:r>
    </w:p>
    <w:p w14:paraId="6CDD524F" w14:textId="77777777" w:rsidR="0023178F" w:rsidRPr="009C6B74" w:rsidRDefault="0023178F" w:rsidP="0023178F">
      <w:pPr>
        <w:spacing w:after="0"/>
        <w:ind w:left="0" w:right="0"/>
        <w:rPr>
          <w:rFonts w:eastAsia="Times New Roman" w:cstheme="minorHAnsi"/>
          <w:kern w:val="0"/>
          <w:sz w:val="24"/>
          <w:szCs w:val="24"/>
          <w:lang w:eastAsia="en-AU"/>
          <w14:ligatures w14:val="none"/>
          <w:rPrChange w:id="566" w:author="Ryan G" w:date="2018-10-19T11:12:00Z">
            <w:rPr>
              <w:rFonts w:ascii="Times New Roman" w:eastAsia="Times New Roman" w:hAnsi="Times New Roman" w:cs="Times New Roman"/>
              <w:kern w:val="0"/>
              <w:sz w:val="24"/>
              <w:szCs w:val="24"/>
              <w:lang w:eastAsia="en-AU"/>
              <w14:ligatures w14:val="none"/>
            </w:rPr>
          </w:rPrChange>
        </w:rPr>
      </w:pPr>
    </w:p>
    <w:p w14:paraId="01AB9ECF" w14:textId="77777777" w:rsidR="0023178F" w:rsidRPr="009C6B74" w:rsidRDefault="0023178F" w:rsidP="0023178F">
      <w:pPr>
        <w:spacing w:after="0"/>
        <w:ind w:left="0" w:right="0"/>
        <w:jc w:val="both"/>
        <w:rPr>
          <w:rFonts w:eastAsia="Times New Roman" w:cstheme="minorHAnsi"/>
          <w:kern w:val="0"/>
          <w:sz w:val="24"/>
          <w:szCs w:val="24"/>
          <w:lang w:eastAsia="en-AU"/>
          <w14:ligatures w14:val="none"/>
          <w:rPrChange w:id="567" w:author="Ryan G" w:date="2018-10-19T11:12: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szCs w:val="24"/>
          <w:lang w:eastAsia="en-AU"/>
          <w14:ligatures w14:val="none"/>
          <w:rPrChange w:id="568" w:author="Ryan G" w:date="2018-10-19T11:12:00Z">
            <w:rPr>
              <w:rFonts w:ascii="Times New Roman" w:eastAsia="Times New Roman" w:hAnsi="Times New Roman" w:cs="Times New Roman"/>
              <w:b/>
              <w:bCs/>
              <w:color w:val="000000"/>
              <w:kern w:val="0"/>
              <w:sz w:val="24"/>
              <w:szCs w:val="24"/>
              <w:lang w:eastAsia="en-AU"/>
              <w14:ligatures w14:val="none"/>
            </w:rPr>
          </w:rPrChange>
        </w:rPr>
        <w:t>MINUTES OF MARK IV TECH INITIAL PROJECT CLIENT MEETING 1/18</w:t>
      </w:r>
    </w:p>
    <w:p w14:paraId="2FF82A37" w14:textId="77777777" w:rsidR="0023178F" w:rsidRPr="009C6B74" w:rsidRDefault="0023178F" w:rsidP="0023178F">
      <w:pPr>
        <w:spacing w:after="0"/>
        <w:ind w:left="0" w:right="0"/>
        <w:jc w:val="both"/>
        <w:rPr>
          <w:rFonts w:eastAsia="Times New Roman" w:cstheme="minorHAnsi"/>
          <w:kern w:val="0"/>
          <w:sz w:val="24"/>
          <w:szCs w:val="24"/>
          <w:lang w:eastAsia="en-AU"/>
          <w14:ligatures w14:val="none"/>
          <w:rPrChange w:id="569" w:author="Ryan G" w:date="2018-10-19T11:12: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szCs w:val="24"/>
          <w:lang w:eastAsia="en-AU"/>
          <w14:ligatures w14:val="none"/>
          <w:rPrChange w:id="570" w:author="Ryan G" w:date="2018-10-19T11:12:00Z">
            <w:rPr>
              <w:rFonts w:ascii="Times New Roman" w:eastAsia="Times New Roman" w:hAnsi="Times New Roman" w:cs="Times New Roman"/>
              <w:b/>
              <w:bCs/>
              <w:color w:val="000000"/>
              <w:kern w:val="0"/>
              <w:sz w:val="24"/>
              <w:szCs w:val="24"/>
              <w:lang w:eastAsia="en-AU"/>
              <w14:ligatures w14:val="none"/>
            </w:rPr>
          </w:rPrChange>
        </w:rPr>
        <w:t>ZOOM VIDEO CONFERENCE 30 JUL 2018 6:30PM</w:t>
      </w:r>
    </w:p>
    <w:p w14:paraId="5E78509B" w14:textId="77777777" w:rsidR="0023178F" w:rsidRPr="009C6B74" w:rsidRDefault="0023178F" w:rsidP="0023178F">
      <w:pPr>
        <w:spacing w:after="0"/>
        <w:ind w:left="0" w:right="0"/>
        <w:rPr>
          <w:rFonts w:eastAsia="Times New Roman" w:cstheme="minorHAnsi"/>
          <w:kern w:val="0"/>
          <w:sz w:val="24"/>
          <w:szCs w:val="24"/>
          <w:lang w:eastAsia="en-AU"/>
          <w14:ligatures w14:val="none"/>
          <w:rPrChange w:id="571" w:author="Ryan G" w:date="2018-10-19T11:12:00Z">
            <w:rPr>
              <w:rFonts w:ascii="Times New Roman" w:eastAsia="Times New Roman" w:hAnsi="Times New Roman" w:cs="Times New Roman"/>
              <w:kern w:val="0"/>
              <w:sz w:val="24"/>
              <w:szCs w:val="24"/>
              <w:lang w:eastAsia="en-AU"/>
              <w14:ligatures w14:val="none"/>
            </w:rPr>
          </w:rPrChange>
        </w:rPr>
      </w:pPr>
    </w:p>
    <w:p w14:paraId="48B925DF" w14:textId="77777777" w:rsidR="0023178F" w:rsidRPr="009C6B74" w:rsidRDefault="0023178F" w:rsidP="0023178F">
      <w:pPr>
        <w:spacing w:after="0"/>
        <w:ind w:left="0" w:right="0"/>
        <w:jc w:val="both"/>
        <w:rPr>
          <w:rFonts w:eastAsia="Times New Roman" w:cstheme="minorHAnsi"/>
          <w:kern w:val="0"/>
          <w:lang w:eastAsia="en-AU"/>
          <w14:ligatures w14:val="none"/>
          <w:rPrChange w:id="572"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lang w:eastAsia="en-AU"/>
          <w14:ligatures w14:val="none"/>
          <w:rPrChange w:id="573" w:author="Ryan G" w:date="2018-10-19T11:13:00Z">
            <w:rPr>
              <w:rFonts w:ascii="Times New Roman" w:eastAsia="Times New Roman" w:hAnsi="Times New Roman" w:cs="Times New Roman"/>
              <w:b/>
              <w:bCs/>
              <w:color w:val="000000"/>
              <w:kern w:val="0"/>
              <w:sz w:val="24"/>
              <w:szCs w:val="24"/>
              <w:lang w:eastAsia="en-AU"/>
              <w14:ligatures w14:val="none"/>
            </w:rPr>
          </w:rPrChange>
        </w:rPr>
        <w:t xml:space="preserve">Attendees: </w:t>
      </w:r>
    </w:p>
    <w:p w14:paraId="01EEB482" w14:textId="77777777" w:rsidR="0023178F" w:rsidRPr="009C6B74" w:rsidRDefault="0023178F" w:rsidP="0023178F">
      <w:pPr>
        <w:spacing w:after="0"/>
        <w:ind w:left="0" w:right="0"/>
        <w:jc w:val="both"/>
        <w:rPr>
          <w:rFonts w:eastAsia="Times New Roman" w:cstheme="minorHAnsi"/>
          <w:kern w:val="0"/>
          <w:lang w:eastAsia="en-AU"/>
          <w14:ligatures w14:val="none"/>
          <w:rPrChange w:id="574"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75" w:author="Ryan G" w:date="2018-10-19T11:13:00Z">
            <w:rPr>
              <w:rFonts w:ascii="Times New Roman" w:eastAsia="Times New Roman" w:hAnsi="Times New Roman" w:cs="Times New Roman"/>
              <w:color w:val="000000"/>
              <w:kern w:val="0"/>
              <w:sz w:val="24"/>
              <w:szCs w:val="24"/>
              <w:lang w:eastAsia="en-AU"/>
              <w14:ligatures w14:val="none"/>
            </w:rPr>
          </w:rPrChange>
        </w:rPr>
        <w:t xml:space="preserve">Mr I. </w:t>
      </w:r>
      <w:proofErr w:type="spellStart"/>
      <w:r w:rsidRPr="009C6B74">
        <w:rPr>
          <w:rFonts w:eastAsia="Times New Roman" w:cstheme="minorHAnsi"/>
          <w:color w:val="000000"/>
          <w:kern w:val="0"/>
          <w:lang w:eastAsia="en-AU"/>
          <w14:ligatures w14:val="none"/>
          <w:rPrChange w:id="576" w:author="Ryan G" w:date="2018-10-19T11:13:00Z">
            <w:rPr>
              <w:rFonts w:ascii="Times New Roman" w:eastAsia="Times New Roman" w:hAnsi="Times New Roman" w:cs="Times New Roman"/>
              <w:color w:val="000000"/>
              <w:kern w:val="0"/>
              <w:sz w:val="24"/>
              <w:szCs w:val="24"/>
              <w:lang w:eastAsia="en-AU"/>
              <w14:ligatures w14:val="none"/>
            </w:rPr>
          </w:rPrChange>
        </w:rPr>
        <w:t>Hertweck</w:t>
      </w:r>
      <w:proofErr w:type="spellEnd"/>
      <w:r w:rsidRPr="009C6B74">
        <w:rPr>
          <w:rFonts w:eastAsia="Times New Roman" w:cstheme="minorHAnsi"/>
          <w:color w:val="000000"/>
          <w:kern w:val="0"/>
          <w:lang w:eastAsia="en-AU"/>
          <w14:ligatures w14:val="none"/>
          <w:rPrChange w:id="577" w:author="Ryan G" w:date="2018-10-19T11:13:00Z">
            <w:rPr>
              <w:rFonts w:ascii="Times New Roman" w:eastAsia="Times New Roman" w:hAnsi="Times New Roman" w:cs="Times New Roman"/>
              <w:color w:val="000000"/>
              <w:kern w:val="0"/>
              <w:sz w:val="24"/>
              <w:szCs w:val="24"/>
              <w:lang w:eastAsia="en-AU"/>
              <w14:ligatures w14:val="none"/>
            </w:rPr>
          </w:rPrChange>
        </w:rPr>
        <w:t xml:space="preserve">    PROJECT MANAGER (Chair) </w:t>
      </w:r>
    </w:p>
    <w:p w14:paraId="4535D502" w14:textId="257A1B52" w:rsidR="0023178F" w:rsidRPr="009C6B74" w:rsidRDefault="0023178F" w:rsidP="0023178F">
      <w:pPr>
        <w:spacing w:after="0"/>
        <w:ind w:left="0" w:right="0"/>
        <w:jc w:val="both"/>
        <w:rPr>
          <w:rFonts w:eastAsia="Times New Roman" w:cstheme="minorHAnsi"/>
          <w:color w:val="000000"/>
          <w:kern w:val="0"/>
          <w:lang w:eastAsia="en-AU"/>
          <w14:ligatures w14:val="none"/>
          <w:rPrChange w:id="578"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000000"/>
          <w:kern w:val="0"/>
          <w:lang w:eastAsia="en-AU"/>
          <w14:ligatures w14:val="none"/>
          <w:rPrChange w:id="579" w:author="Ryan G" w:date="2018-10-19T11:13:00Z">
            <w:rPr>
              <w:rFonts w:ascii="Times New Roman" w:eastAsia="Times New Roman" w:hAnsi="Times New Roman" w:cs="Times New Roman"/>
              <w:color w:val="000000"/>
              <w:kern w:val="0"/>
              <w:sz w:val="24"/>
              <w:szCs w:val="24"/>
              <w:lang w:eastAsia="en-AU"/>
              <w14:ligatures w14:val="none"/>
            </w:rPr>
          </w:rPrChange>
        </w:rPr>
        <w:t xml:space="preserve">Mr R. George    PROJECT </w:t>
      </w:r>
      <w:r w:rsidR="00F95ACF" w:rsidRPr="009C6B74">
        <w:rPr>
          <w:rFonts w:eastAsia="Times New Roman" w:cstheme="minorHAnsi"/>
          <w:color w:val="000000"/>
          <w:kern w:val="0"/>
          <w:lang w:eastAsia="en-AU"/>
          <w14:ligatures w14:val="none"/>
          <w:rPrChange w:id="580" w:author="Ryan G" w:date="2018-10-19T11:13:00Z">
            <w:rPr>
              <w:rFonts w:ascii="Times New Roman" w:eastAsia="Times New Roman" w:hAnsi="Times New Roman" w:cs="Times New Roman"/>
              <w:color w:val="000000"/>
              <w:kern w:val="0"/>
              <w:sz w:val="24"/>
              <w:szCs w:val="24"/>
              <w:lang w:eastAsia="en-AU"/>
              <w14:ligatures w14:val="none"/>
            </w:rPr>
          </w:rPrChange>
        </w:rPr>
        <w:t>TEAM (Secretary)</w:t>
      </w:r>
    </w:p>
    <w:p w14:paraId="5876CCF0" w14:textId="60A0FD36" w:rsidR="00F95ACF" w:rsidRPr="009C6B74" w:rsidRDefault="00F95ACF" w:rsidP="0023178F">
      <w:pPr>
        <w:spacing w:after="0"/>
        <w:ind w:left="0" w:right="0"/>
        <w:jc w:val="both"/>
        <w:rPr>
          <w:rFonts w:eastAsia="Times New Roman" w:cstheme="minorHAnsi"/>
          <w:kern w:val="0"/>
          <w:lang w:eastAsia="en-AU"/>
          <w14:ligatures w14:val="none"/>
          <w:rPrChange w:id="581"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82" w:author="Ryan G" w:date="2018-10-19T11:13:00Z">
            <w:rPr>
              <w:rFonts w:ascii="Times New Roman" w:eastAsia="Times New Roman" w:hAnsi="Times New Roman" w:cs="Times New Roman"/>
              <w:color w:val="000000"/>
              <w:kern w:val="0"/>
              <w:sz w:val="24"/>
              <w:szCs w:val="24"/>
              <w:lang w:eastAsia="en-AU"/>
              <w14:ligatures w14:val="none"/>
            </w:rPr>
          </w:rPrChange>
        </w:rPr>
        <w:t>Mr G. Jones    PROJECT TEAM</w:t>
      </w:r>
    </w:p>
    <w:p w14:paraId="3D398C36" w14:textId="77777777" w:rsidR="0023178F" w:rsidRPr="009C6B74" w:rsidRDefault="0023178F" w:rsidP="0023178F">
      <w:pPr>
        <w:spacing w:after="0"/>
        <w:ind w:left="0" w:right="0"/>
        <w:jc w:val="both"/>
        <w:rPr>
          <w:rFonts w:eastAsia="Times New Roman" w:cstheme="minorHAnsi"/>
          <w:kern w:val="0"/>
          <w:lang w:eastAsia="en-AU"/>
          <w14:ligatures w14:val="none"/>
          <w:rPrChange w:id="583"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84" w:author="Ryan G" w:date="2018-10-19T11:13:00Z">
            <w:rPr>
              <w:rFonts w:ascii="Times New Roman" w:eastAsia="Times New Roman" w:hAnsi="Times New Roman" w:cs="Times New Roman"/>
              <w:color w:val="000000"/>
              <w:kern w:val="0"/>
              <w:sz w:val="24"/>
              <w:szCs w:val="24"/>
              <w:lang w:eastAsia="en-AU"/>
              <w14:ligatures w14:val="none"/>
            </w:rPr>
          </w:rPrChange>
        </w:rPr>
        <w:t>Mr A Johnston    PROJECT TEAM</w:t>
      </w:r>
    </w:p>
    <w:p w14:paraId="63C4CF54" w14:textId="77777777" w:rsidR="0023178F" w:rsidRPr="009C6B74" w:rsidRDefault="0023178F" w:rsidP="0023178F">
      <w:pPr>
        <w:spacing w:after="0"/>
        <w:ind w:left="0" w:right="0"/>
        <w:jc w:val="both"/>
        <w:rPr>
          <w:rFonts w:eastAsia="Times New Roman" w:cstheme="minorHAnsi"/>
          <w:kern w:val="0"/>
          <w:lang w:eastAsia="en-AU"/>
          <w14:ligatures w14:val="none"/>
          <w:rPrChange w:id="585"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586" w:author="Ryan G" w:date="2018-10-19T11:13:00Z">
            <w:rPr>
              <w:rFonts w:ascii="Times New Roman" w:eastAsia="Times New Roman" w:hAnsi="Times New Roman" w:cs="Times New Roman"/>
              <w:color w:val="000000"/>
              <w:kern w:val="0"/>
              <w:sz w:val="24"/>
              <w:szCs w:val="24"/>
              <w:lang w:eastAsia="en-AU"/>
              <w14:ligatures w14:val="none"/>
            </w:rPr>
          </w:rPrChange>
        </w:rPr>
        <w:t xml:space="preserve">Mr S. </w:t>
      </w:r>
      <w:proofErr w:type="spellStart"/>
      <w:r w:rsidRPr="009C6B74">
        <w:rPr>
          <w:rFonts w:eastAsia="Times New Roman" w:cstheme="minorHAnsi"/>
          <w:color w:val="000000"/>
          <w:kern w:val="0"/>
          <w:lang w:eastAsia="en-AU"/>
          <w14:ligatures w14:val="none"/>
          <w:rPrChange w:id="587" w:author="Ryan G" w:date="2018-10-19T11:13:00Z">
            <w:rPr>
              <w:rFonts w:ascii="Times New Roman" w:eastAsia="Times New Roman" w:hAnsi="Times New Roman" w:cs="Times New Roman"/>
              <w:color w:val="000000"/>
              <w:kern w:val="0"/>
              <w:sz w:val="24"/>
              <w:szCs w:val="24"/>
              <w:lang w:eastAsia="en-AU"/>
              <w14:ligatures w14:val="none"/>
            </w:rPr>
          </w:rPrChange>
        </w:rPr>
        <w:t>Dekeyser</w:t>
      </w:r>
      <w:proofErr w:type="spellEnd"/>
      <w:r w:rsidRPr="009C6B74">
        <w:rPr>
          <w:rFonts w:eastAsia="Times New Roman" w:cstheme="minorHAnsi"/>
          <w:color w:val="000000"/>
          <w:kern w:val="0"/>
          <w:lang w:eastAsia="en-AU"/>
          <w14:ligatures w14:val="none"/>
          <w:rPrChange w:id="588" w:author="Ryan G" w:date="2018-10-19T11:13:00Z">
            <w:rPr>
              <w:rFonts w:ascii="Times New Roman" w:eastAsia="Times New Roman" w:hAnsi="Times New Roman" w:cs="Times New Roman"/>
              <w:color w:val="000000"/>
              <w:kern w:val="0"/>
              <w:sz w:val="24"/>
              <w:szCs w:val="24"/>
              <w:lang w:eastAsia="en-AU"/>
              <w14:ligatures w14:val="none"/>
            </w:rPr>
          </w:rPrChange>
        </w:rPr>
        <w:t xml:space="preserve">    PROJECT SPONSOR </w:t>
      </w:r>
    </w:p>
    <w:p w14:paraId="1052AFF2" w14:textId="77777777" w:rsidR="0023178F" w:rsidRPr="009C6B74" w:rsidRDefault="0023178F" w:rsidP="0023178F">
      <w:pPr>
        <w:spacing w:after="240"/>
        <w:ind w:left="0" w:right="0"/>
        <w:rPr>
          <w:rFonts w:eastAsia="Times New Roman" w:cstheme="minorHAnsi"/>
          <w:kern w:val="0"/>
          <w:lang w:eastAsia="en-AU"/>
          <w14:ligatures w14:val="none"/>
          <w:rPrChange w:id="589" w:author="Ryan G" w:date="2018-10-19T11:13:00Z">
            <w:rPr>
              <w:rFonts w:ascii="Times New Roman" w:eastAsia="Times New Roman" w:hAnsi="Times New Roman" w:cs="Times New Roman"/>
              <w:kern w:val="0"/>
              <w:sz w:val="24"/>
              <w:szCs w:val="24"/>
              <w:lang w:eastAsia="en-AU"/>
              <w14:ligatures w14:val="none"/>
            </w:rPr>
          </w:rPrChange>
        </w:rPr>
      </w:pPr>
    </w:p>
    <w:p w14:paraId="4F349601" w14:textId="77777777" w:rsidR="0023178F" w:rsidRPr="009C6B74" w:rsidRDefault="0023178F" w:rsidP="0023178F">
      <w:pPr>
        <w:spacing w:after="0"/>
        <w:ind w:left="0" w:right="0"/>
        <w:jc w:val="both"/>
        <w:rPr>
          <w:rFonts w:eastAsia="Times New Roman" w:cstheme="minorHAnsi"/>
          <w:kern w:val="0"/>
          <w:lang w:eastAsia="en-AU"/>
          <w14:ligatures w14:val="none"/>
          <w:rPrChange w:id="590"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lang w:eastAsia="en-AU"/>
          <w14:ligatures w14:val="none"/>
          <w:rPrChange w:id="591" w:author="Ryan G" w:date="2018-10-19T11:13:00Z">
            <w:rPr>
              <w:rFonts w:ascii="Times New Roman" w:eastAsia="Times New Roman" w:hAnsi="Times New Roman" w:cs="Times New Roman"/>
              <w:b/>
              <w:bCs/>
              <w:color w:val="000000"/>
              <w:kern w:val="0"/>
              <w:sz w:val="24"/>
              <w:szCs w:val="24"/>
              <w:lang w:eastAsia="en-AU"/>
              <w14:ligatures w14:val="none"/>
            </w:rPr>
          </w:rPrChange>
        </w:rPr>
        <w:t>Project Introduction</w:t>
      </w:r>
    </w:p>
    <w:bookmarkEnd w:id="564"/>
    <w:p w14:paraId="2F6B7BF5" w14:textId="77777777" w:rsidR="0023178F" w:rsidRPr="009C6B74" w:rsidRDefault="0023178F" w:rsidP="0023178F">
      <w:pPr>
        <w:spacing w:after="0"/>
        <w:ind w:left="0" w:right="0"/>
        <w:rPr>
          <w:rFonts w:eastAsia="Times New Roman" w:cstheme="minorHAnsi"/>
          <w:kern w:val="0"/>
          <w:lang w:eastAsia="en-AU"/>
          <w14:ligatures w14:val="none"/>
          <w:rPrChange w:id="592" w:author="Ryan G" w:date="2018-10-19T11:13:00Z">
            <w:rPr>
              <w:rFonts w:ascii="Times New Roman" w:eastAsia="Times New Roman" w:hAnsi="Times New Roman" w:cs="Times New Roman"/>
              <w:kern w:val="0"/>
              <w:sz w:val="24"/>
              <w:szCs w:val="24"/>
              <w:lang w:eastAsia="en-AU"/>
              <w14:ligatures w14:val="none"/>
            </w:rPr>
          </w:rPrChange>
        </w:rPr>
      </w:pPr>
    </w:p>
    <w:p w14:paraId="497F2671" w14:textId="77777777" w:rsidR="0023178F" w:rsidRPr="009C6B74" w:rsidRDefault="0023178F" w:rsidP="000E6876">
      <w:pPr>
        <w:numPr>
          <w:ilvl w:val="0"/>
          <w:numId w:val="5"/>
        </w:numPr>
        <w:spacing w:after="0"/>
        <w:ind w:left="360" w:right="0"/>
        <w:jc w:val="both"/>
        <w:textAlignment w:val="baseline"/>
        <w:rPr>
          <w:rFonts w:eastAsia="Times New Roman" w:cstheme="minorHAnsi"/>
          <w:color w:val="262626"/>
          <w:kern w:val="0"/>
          <w:lang w:eastAsia="en-AU"/>
          <w14:ligatures w14:val="none"/>
          <w:rPrChange w:id="59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594"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595"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596" w:author="Ryan G" w:date="2018-10-19T11:13:00Z">
            <w:rPr>
              <w:rFonts w:ascii="Times New Roman" w:eastAsia="Times New Roman" w:hAnsi="Times New Roman" w:cs="Times New Roman"/>
              <w:color w:val="262626"/>
              <w:kern w:val="0"/>
              <w:sz w:val="24"/>
              <w:szCs w:val="24"/>
              <w:lang w:eastAsia="en-AU"/>
              <w14:ligatures w14:val="none"/>
            </w:rPr>
          </w:rPrChange>
        </w:rPr>
        <w:t xml:space="preserve"> commenced the meeting with a brief introduced of the project. The project was summarised as follows:</w:t>
      </w:r>
    </w:p>
    <w:p w14:paraId="2DF29EFC" w14:textId="77777777" w:rsidR="0023178F" w:rsidRPr="009C6B74" w:rsidRDefault="0023178F" w:rsidP="0023178F">
      <w:pPr>
        <w:spacing w:after="0"/>
        <w:ind w:left="0" w:right="0"/>
        <w:rPr>
          <w:rFonts w:eastAsia="Times New Roman" w:cstheme="minorHAnsi"/>
          <w:kern w:val="0"/>
          <w:lang w:eastAsia="en-AU"/>
          <w14:ligatures w14:val="none"/>
          <w:rPrChange w:id="597" w:author="Ryan G" w:date="2018-10-19T11:13:00Z">
            <w:rPr>
              <w:rFonts w:ascii="Times New Roman" w:eastAsia="Times New Roman" w:hAnsi="Times New Roman" w:cs="Times New Roman"/>
              <w:kern w:val="0"/>
              <w:sz w:val="24"/>
              <w:szCs w:val="24"/>
              <w:lang w:eastAsia="en-AU"/>
              <w14:ligatures w14:val="none"/>
            </w:rPr>
          </w:rPrChange>
        </w:rPr>
      </w:pPr>
    </w:p>
    <w:p w14:paraId="4FC9EC88" w14:textId="4FD366D7"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000000"/>
          <w:kern w:val="0"/>
          <w:lang w:eastAsia="en-AU"/>
          <w14:ligatures w14:val="none"/>
          <w:rPrChange w:id="598"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262626"/>
          <w:kern w:val="0"/>
          <w:lang w:eastAsia="en-AU"/>
          <w14:ligatures w14:val="none"/>
          <w:rPrChange w:id="599" w:author="Ryan G" w:date="2018-10-19T11:13:00Z">
            <w:rPr>
              <w:rFonts w:ascii="Times New Roman" w:eastAsia="Times New Roman" w:hAnsi="Times New Roman" w:cs="Times New Roman"/>
              <w:color w:val="262626"/>
              <w:kern w:val="0"/>
              <w:sz w:val="24"/>
              <w:szCs w:val="24"/>
              <w:lang w:eastAsia="en-AU"/>
              <w14:ligatures w14:val="none"/>
            </w:rPr>
          </w:rPrChange>
        </w:rPr>
        <w:t>The team must</w:t>
      </w:r>
      <w:r w:rsidRPr="009C6B74">
        <w:rPr>
          <w:rFonts w:eastAsia="Times New Roman" w:cstheme="minorHAnsi"/>
          <w:color w:val="000000"/>
          <w:kern w:val="0"/>
          <w:lang w:eastAsia="en-AU"/>
          <w14:ligatures w14:val="none"/>
          <w:rPrChange w:id="600" w:author="Ryan G" w:date="2018-10-19T11:13:00Z">
            <w:rPr>
              <w:rFonts w:ascii="Times New Roman" w:eastAsia="Times New Roman" w:hAnsi="Times New Roman" w:cs="Times New Roman"/>
              <w:color w:val="000000"/>
              <w:kern w:val="0"/>
              <w:sz w:val="24"/>
              <w:szCs w:val="24"/>
              <w:lang w:eastAsia="en-AU"/>
              <w14:ligatures w14:val="none"/>
            </w:rPr>
          </w:rPrChange>
        </w:rPr>
        <w:t xml:space="preserve"> create an image indexer and searcher to replace the now defunct google Picasa tool. This tool had the following features:</w:t>
      </w:r>
    </w:p>
    <w:p w14:paraId="10840616" w14:textId="77777777" w:rsidR="0023178F" w:rsidRPr="009C6B74" w:rsidRDefault="0023178F" w:rsidP="0023178F">
      <w:pPr>
        <w:spacing w:after="0"/>
        <w:ind w:left="0" w:right="0"/>
        <w:rPr>
          <w:rFonts w:eastAsia="Times New Roman" w:cstheme="minorHAnsi"/>
          <w:kern w:val="0"/>
          <w:lang w:eastAsia="en-AU"/>
          <w14:ligatures w14:val="none"/>
          <w:rPrChange w:id="601" w:author="Ryan G" w:date="2018-10-19T11:13:00Z">
            <w:rPr>
              <w:rFonts w:ascii="Times New Roman" w:eastAsia="Times New Roman" w:hAnsi="Times New Roman" w:cs="Times New Roman"/>
              <w:kern w:val="0"/>
              <w:sz w:val="24"/>
              <w:szCs w:val="24"/>
              <w:lang w:eastAsia="en-AU"/>
              <w14:ligatures w14:val="none"/>
            </w:rPr>
          </w:rPrChange>
        </w:rPr>
      </w:pPr>
    </w:p>
    <w:p w14:paraId="33EA23F4"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Change w:id="602"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000000"/>
          <w:kern w:val="0"/>
          <w:lang w:eastAsia="en-AU"/>
          <w14:ligatures w14:val="none"/>
          <w:rPrChange w:id="603" w:author="Ryan G" w:date="2018-10-19T11:13:00Z">
            <w:rPr>
              <w:rFonts w:ascii="Times New Roman" w:eastAsia="Times New Roman" w:hAnsi="Times New Roman" w:cs="Times New Roman"/>
              <w:color w:val="000000"/>
              <w:kern w:val="0"/>
              <w:sz w:val="24"/>
              <w:szCs w:val="24"/>
              <w:lang w:eastAsia="en-AU"/>
              <w14:ligatures w14:val="none"/>
            </w:rPr>
          </w:rPrChange>
        </w:rPr>
        <w:t>It was very good at indexing images stored locally on disk and would organise them in hierarchical folders.</w:t>
      </w:r>
    </w:p>
    <w:p w14:paraId="387216B1"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Change w:id="604"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262626"/>
          <w:kern w:val="0"/>
          <w:lang w:eastAsia="en-AU"/>
          <w14:ligatures w14:val="none"/>
          <w:rPrChange w:id="605" w:author="Ryan G" w:date="2018-10-19T11:13:00Z">
            <w:rPr>
              <w:rFonts w:ascii="Times New Roman" w:eastAsia="Times New Roman" w:hAnsi="Times New Roman" w:cs="Times New Roman"/>
              <w:color w:val="262626"/>
              <w:kern w:val="0"/>
              <w:sz w:val="24"/>
              <w:szCs w:val="24"/>
              <w:lang w:eastAsia="en-AU"/>
              <w14:ligatures w14:val="none"/>
            </w:rPr>
          </w:rPrChange>
        </w:rPr>
        <w:t>The folder names were used by Picasa to extract keywords</w:t>
      </w:r>
      <w:r w:rsidRPr="009C6B74">
        <w:rPr>
          <w:rFonts w:eastAsia="Times New Roman" w:cstheme="minorHAnsi"/>
          <w:color w:val="000000"/>
          <w:kern w:val="0"/>
          <w:lang w:eastAsia="en-AU"/>
          <w14:ligatures w14:val="none"/>
          <w:rPrChange w:id="606" w:author="Ryan G" w:date="2018-10-19T11:13:00Z">
            <w:rPr>
              <w:rFonts w:ascii="Times New Roman" w:eastAsia="Times New Roman" w:hAnsi="Times New Roman" w:cs="Times New Roman"/>
              <w:color w:val="000000"/>
              <w:kern w:val="0"/>
              <w:sz w:val="24"/>
              <w:szCs w:val="24"/>
              <w:lang w:eastAsia="en-AU"/>
              <w14:ligatures w14:val="none"/>
            </w:rPr>
          </w:rPrChange>
        </w:rPr>
        <w:t xml:space="preserve">. </w:t>
      </w:r>
    </w:p>
    <w:p w14:paraId="0BDD4FFB"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000000"/>
          <w:kern w:val="0"/>
          <w:lang w:eastAsia="en-AU"/>
          <w14:ligatures w14:val="none"/>
          <w:rPrChange w:id="607" w:author="Ryan G" w:date="2018-10-19T11:13: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262626"/>
          <w:kern w:val="0"/>
          <w:lang w:eastAsia="en-AU"/>
          <w14:ligatures w14:val="none"/>
          <w:rPrChange w:id="608" w:author="Ryan G" w:date="2018-10-19T11:13:00Z">
            <w:rPr>
              <w:rFonts w:ascii="Times New Roman" w:eastAsia="Times New Roman" w:hAnsi="Times New Roman" w:cs="Times New Roman"/>
              <w:color w:val="262626"/>
              <w:kern w:val="0"/>
              <w:sz w:val="24"/>
              <w:szCs w:val="24"/>
              <w:lang w:eastAsia="en-AU"/>
              <w14:ligatures w14:val="none"/>
            </w:rPr>
          </w:rPrChange>
        </w:rPr>
        <w:t>It would also show all images on a time-line with the most recent first and group the images by date.</w:t>
      </w:r>
    </w:p>
    <w:p w14:paraId="44521531" w14:textId="77777777" w:rsidR="0023178F" w:rsidRPr="009C6B74" w:rsidRDefault="0023178F" w:rsidP="000E6876">
      <w:pPr>
        <w:numPr>
          <w:ilvl w:val="5"/>
          <w:numId w:val="6"/>
        </w:numPr>
        <w:spacing w:after="0"/>
        <w:ind w:left="1455" w:right="0"/>
        <w:jc w:val="both"/>
        <w:textAlignment w:val="baseline"/>
        <w:rPr>
          <w:rFonts w:eastAsia="Times New Roman" w:cstheme="minorHAnsi"/>
          <w:color w:val="262626"/>
          <w:kern w:val="0"/>
          <w:lang w:eastAsia="en-AU"/>
          <w14:ligatures w14:val="none"/>
          <w:rPrChange w:id="60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10" w:author="Ryan G" w:date="2018-10-19T11:13:00Z">
            <w:rPr>
              <w:rFonts w:ascii="Times New Roman" w:eastAsia="Times New Roman" w:hAnsi="Times New Roman" w:cs="Times New Roman"/>
              <w:color w:val="262626"/>
              <w:kern w:val="0"/>
              <w:sz w:val="24"/>
              <w:szCs w:val="24"/>
              <w:lang w:eastAsia="en-AU"/>
              <w14:ligatures w14:val="none"/>
            </w:rPr>
          </w:rPrChange>
        </w:rPr>
        <w:t>It had the ability to do searching- Could do simple searching such as looking for a simple tag and could also do more complex searches too.</w:t>
      </w:r>
    </w:p>
    <w:p w14:paraId="1C03DDCE" w14:textId="77777777" w:rsidR="0023178F" w:rsidRPr="009C6B74" w:rsidRDefault="0023178F" w:rsidP="0023178F">
      <w:pPr>
        <w:spacing w:after="0"/>
        <w:ind w:left="0" w:right="0"/>
        <w:rPr>
          <w:rFonts w:eastAsia="Times New Roman" w:cstheme="minorHAnsi"/>
          <w:kern w:val="0"/>
          <w:lang w:eastAsia="en-AU"/>
          <w14:ligatures w14:val="none"/>
          <w:rPrChange w:id="611" w:author="Ryan G" w:date="2018-10-19T11:13:00Z">
            <w:rPr>
              <w:rFonts w:ascii="Times New Roman" w:eastAsia="Times New Roman" w:hAnsi="Times New Roman" w:cs="Times New Roman"/>
              <w:kern w:val="0"/>
              <w:sz w:val="24"/>
              <w:szCs w:val="24"/>
              <w:lang w:eastAsia="en-AU"/>
              <w14:ligatures w14:val="none"/>
            </w:rPr>
          </w:rPrChange>
        </w:rPr>
      </w:pPr>
    </w:p>
    <w:p w14:paraId="5B60FBFB" w14:textId="0B861758"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12"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13"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project team is to create a photo organiser for personal use. Instead of being a self-contained application, it is to be a </w:t>
      </w:r>
      <w:r w:rsidR="00607420" w:rsidRPr="009C6B74">
        <w:rPr>
          <w:rFonts w:eastAsia="Times New Roman" w:cstheme="minorHAnsi"/>
          <w:color w:val="262626"/>
          <w:kern w:val="0"/>
          <w:lang w:eastAsia="en-AU"/>
          <w14:ligatures w14:val="none"/>
          <w:rPrChange w:id="614" w:author="Ryan G" w:date="2018-10-19T11:13:00Z">
            <w:rPr>
              <w:rFonts w:ascii="Times New Roman" w:eastAsia="Times New Roman" w:hAnsi="Times New Roman" w:cs="Times New Roman"/>
              <w:color w:val="262626"/>
              <w:kern w:val="0"/>
              <w:sz w:val="24"/>
              <w:szCs w:val="24"/>
              <w:lang w:eastAsia="en-AU"/>
              <w14:ligatures w14:val="none"/>
            </w:rPr>
          </w:rPrChange>
        </w:rPr>
        <w:t>web-based</w:t>
      </w:r>
      <w:r w:rsidRPr="009C6B74">
        <w:rPr>
          <w:rFonts w:eastAsia="Times New Roman" w:cstheme="minorHAnsi"/>
          <w:color w:val="262626"/>
          <w:kern w:val="0"/>
          <w:lang w:eastAsia="en-AU"/>
          <w14:ligatures w14:val="none"/>
          <w:rPrChange w:id="615" w:author="Ryan G" w:date="2018-10-19T11:13:00Z">
            <w:rPr>
              <w:rFonts w:ascii="Times New Roman" w:eastAsia="Times New Roman" w:hAnsi="Times New Roman" w:cs="Times New Roman"/>
              <w:color w:val="262626"/>
              <w:kern w:val="0"/>
              <w:sz w:val="24"/>
              <w:szCs w:val="24"/>
              <w:lang w:eastAsia="en-AU"/>
              <w14:ligatures w14:val="none"/>
            </w:rPr>
          </w:rPrChange>
        </w:rPr>
        <w:t xml:space="preserve"> application, using the browser as the interface and a local host server.</w:t>
      </w:r>
      <w:r w:rsidR="0025262E" w:rsidRPr="009C6B74">
        <w:rPr>
          <w:rFonts w:cstheme="minorHAnsi"/>
        </w:rPr>
        <w:t xml:space="preserve">  </w:t>
      </w:r>
    </w:p>
    <w:p w14:paraId="32AFA559" w14:textId="77777777" w:rsidR="0023178F" w:rsidRPr="009C6B74" w:rsidRDefault="0023178F" w:rsidP="0023178F">
      <w:pPr>
        <w:spacing w:after="0"/>
        <w:ind w:left="0" w:right="0"/>
        <w:rPr>
          <w:rFonts w:eastAsia="Times New Roman" w:cstheme="minorHAnsi"/>
          <w:kern w:val="0"/>
          <w:lang w:eastAsia="en-AU"/>
          <w14:ligatures w14:val="none"/>
          <w:rPrChange w:id="616" w:author="Ryan G" w:date="2018-10-19T11:13:00Z">
            <w:rPr>
              <w:rFonts w:ascii="Times New Roman" w:eastAsia="Times New Roman" w:hAnsi="Times New Roman" w:cs="Times New Roman"/>
              <w:kern w:val="0"/>
              <w:sz w:val="24"/>
              <w:szCs w:val="24"/>
              <w:lang w:eastAsia="en-AU"/>
              <w14:ligatures w14:val="none"/>
            </w:rPr>
          </w:rPrChange>
        </w:rPr>
      </w:pPr>
    </w:p>
    <w:p w14:paraId="17672705" w14:textId="77777777"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17"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18" w:author="Ryan G" w:date="2018-10-19T11:13:00Z">
            <w:rPr>
              <w:rFonts w:ascii="Times New Roman" w:eastAsia="Times New Roman" w:hAnsi="Times New Roman" w:cs="Times New Roman"/>
              <w:color w:val="262626"/>
              <w:kern w:val="0"/>
              <w:sz w:val="24"/>
              <w:szCs w:val="24"/>
              <w:lang w:eastAsia="en-AU"/>
              <w14:ligatures w14:val="none"/>
            </w:rPr>
          </w:rPrChange>
        </w:rPr>
        <w:t>It is intended that when the user first installs and runs the program, the user will set a directory path at the top of the tree. The application will scan all of the images in that directory and the subdirectories and extract the metadata from the images. This data is then uploaded into a Database and is used for searching the repository.</w:t>
      </w:r>
    </w:p>
    <w:p w14:paraId="6B509C91" w14:textId="77777777" w:rsidR="0023178F" w:rsidRPr="009C6B74" w:rsidRDefault="0023178F" w:rsidP="0023178F">
      <w:pPr>
        <w:spacing w:after="0"/>
        <w:ind w:left="0" w:right="0"/>
        <w:rPr>
          <w:rFonts w:eastAsia="Times New Roman" w:cstheme="minorHAnsi"/>
          <w:kern w:val="0"/>
          <w:lang w:eastAsia="en-AU"/>
          <w14:ligatures w14:val="none"/>
          <w:rPrChange w:id="619" w:author="Ryan G" w:date="2018-10-19T11:13:00Z">
            <w:rPr>
              <w:rFonts w:ascii="Times New Roman" w:eastAsia="Times New Roman" w:hAnsi="Times New Roman" w:cs="Times New Roman"/>
              <w:kern w:val="0"/>
              <w:sz w:val="24"/>
              <w:szCs w:val="24"/>
              <w:lang w:eastAsia="en-AU"/>
              <w14:ligatures w14:val="none"/>
            </w:rPr>
          </w:rPrChange>
        </w:rPr>
      </w:pPr>
    </w:p>
    <w:p w14:paraId="0E9357E5" w14:textId="77777777"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2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21" w:author="Ryan G" w:date="2018-10-19T11:13:00Z">
            <w:rPr>
              <w:rFonts w:ascii="Times New Roman" w:eastAsia="Times New Roman" w:hAnsi="Times New Roman" w:cs="Times New Roman"/>
              <w:color w:val="262626"/>
              <w:kern w:val="0"/>
              <w:sz w:val="24"/>
              <w:szCs w:val="24"/>
              <w:lang w:eastAsia="en-AU"/>
              <w14:ligatures w14:val="none"/>
            </w:rPr>
          </w:rPrChange>
        </w:rPr>
        <w:lastRenderedPageBreak/>
        <w:t>The application should use standard technologies that it will be portable across Operating Systems.</w:t>
      </w:r>
    </w:p>
    <w:p w14:paraId="459FB15A" w14:textId="77777777" w:rsidR="0023178F" w:rsidRPr="009C6B74" w:rsidRDefault="0023178F" w:rsidP="0023178F">
      <w:pPr>
        <w:spacing w:after="0"/>
        <w:ind w:left="0" w:right="0"/>
        <w:rPr>
          <w:rFonts w:eastAsia="Times New Roman" w:cstheme="minorHAnsi"/>
          <w:kern w:val="0"/>
          <w:lang w:eastAsia="en-AU"/>
          <w14:ligatures w14:val="none"/>
          <w:rPrChange w:id="622" w:author="Ryan G" w:date="2018-10-19T11:13:00Z">
            <w:rPr>
              <w:rFonts w:ascii="Times New Roman" w:eastAsia="Times New Roman" w:hAnsi="Times New Roman" w:cs="Times New Roman"/>
              <w:kern w:val="0"/>
              <w:sz w:val="24"/>
              <w:szCs w:val="24"/>
              <w:lang w:eastAsia="en-AU"/>
              <w14:ligatures w14:val="none"/>
            </w:rPr>
          </w:rPrChange>
        </w:rPr>
      </w:pPr>
    </w:p>
    <w:p w14:paraId="1A639646" w14:textId="198479A5" w:rsidR="0023178F" w:rsidRPr="009C6B74" w:rsidRDefault="0023178F" w:rsidP="000E6876">
      <w:pPr>
        <w:pStyle w:val="ListParagraph"/>
        <w:numPr>
          <w:ilvl w:val="0"/>
          <w:numId w:val="12"/>
        </w:numPr>
        <w:spacing w:after="0"/>
        <w:ind w:right="0"/>
        <w:jc w:val="both"/>
        <w:textAlignment w:val="baseline"/>
        <w:rPr>
          <w:rFonts w:eastAsia="Times New Roman" w:cstheme="minorHAnsi"/>
          <w:color w:val="262626"/>
          <w:kern w:val="0"/>
          <w:lang w:eastAsia="en-AU"/>
          <w14:ligatures w14:val="none"/>
          <w:rPrChange w:id="62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24"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specific technology choices are up to the team- the team can choose to swap out any component within the </w:t>
      </w:r>
      <w:r w:rsidR="00607420" w:rsidRPr="009C6B74">
        <w:rPr>
          <w:rFonts w:eastAsia="Times New Roman" w:cstheme="minorHAnsi"/>
          <w:color w:val="262626"/>
          <w:kern w:val="0"/>
          <w:lang w:eastAsia="en-AU"/>
          <w14:ligatures w14:val="none"/>
          <w:rPrChange w:id="625" w:author="Ryan G" w:date="2018-10-19T11:13:00Z">
            <w:rPr>
              <w:rFonts w:ascii="Times New Roman" w:eastAsia="Times New Roman" w:hAnsi="Times New Roman" w:cs="Times New Roman"/>
              <w:color w:val="262626"/>
              <w:kern w:val="0"/>
              <w:sz w:val="24"/>
              <w:szCs w:val="24"/>
              <w:lang w:eastAsia="en-AU"/>
              <w14:ligatures w14:val="none"/>
            </w:rPr>
          </w:rPrChange>
        </w:rPr>
        <w:t>web-based</w:t>
      </w:r>
      <w:r w:rsidRPr="009C6B74">
        <w:rPr>
          <w:rFonts w:eastAsia="Times New Roman" w:cstheme="minorHAnsi"/>
          <w:color w:val="262626"/>
          <w:kern w:val="0"/>
          <w:lang w:eastAsia="en-AU"/>
          <w14:ligatures w14:val="none"/>
          <w:rPrChange w:id="626" w:author="Ryan G" w:date="2018-10-19T11:13:00Z">
            <w:rPr>
              <w:rFonts w:ascii="Times New Roman" w:eastAsia="Times New Roman" w:hAnsi="Times New Roman" w:cs="Times New Roman"/>
              <w:color w:val="262626"/>
              <w:kern w:val="0"/>
              <w:sz w:val="24"/>
              <w:szCs w:val="24"/>
              <w:lang w:eastAsia="en-AU"/>
              <w14:ligatures w14:val="none"/>
            </w:rPr>
          </w:rPrChange>
        </w:rPr>
        <w:t xml:space="preserve"> application.</w:t>
      </w:r>
    </w:p>
    <w:p w14:paraId="7988C754" w14:textId="60497A2C" w:rsidR="0023178F" w:rsidRPr="009C6B74" w:rsidRDefault="0023178F" w:rsidP="0023178F">
      <w:pPr>
        <w:spacing w:after="240"/>
        <w:ind w:left="0" w:right="0"/>
        <w:rPr>
          <w:rFonts w:eastAsia="Times New Roman" w:cstheme="minorHAnsi"/>
          <w:kern w:val="0"/>
          <w:lang w:eastAsia="en-AU"/>
          <w14:ligatures w14:val="none"/>
          <w:rPrChange w:id="627" w:author="Ryan G" w:date="2018-10-19T11:13:00Z">
            <w:rPr>
              <w:rFonts w:ascii="Times New Roman" w:eastAsia="Times New Roman" w:hAnsi="Times New Roman" w:cs="Times New Roman"/>
              <w:kern w:val="0"/>
              <w:sz w:val="24"/>
              <w:szCs w:val="24"/>
              <w:lang w:eastAsia="en-AU"/>
              <w14:ligatures w14:val="none"/>
            </w:rPr>
          </w:rPrChange>
        </w:rPr>
      </w:pPr>
    </w:p>
    <w:p w14:paraId="0F53E1CC" w14:textId="77777777" w:rsidR="0023178F" w:rsidRPr="009C6B74" w:rsidRDefault="0023178F" w:rsidP="0023178F">
      <w:pPr>
        <w:spacing w:after="0"/>
        <w:ind w:left="0" w:right="0"/>
        <w:jc w:val="both"/>
        <w:rPr>
          <w:rFonts w:eastAsia="Times New Roman" w:cstheme="minorHAnsi"/>
          <w:kern w:val="0"/>
          <w:lang w:eastAsia="en-AU"/>
          <w14:ligatures w14:val="none"/>
          <w:rPrChange w:id="628"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629" w:author="Ryan G" w:date="2018-10-19T11:13:00Z">
            <w:rPr>
              <w:rFonts w:ascii="Times New Roman" w:eastAsia="Times New Roman" w:hAnsi="Times New Roman" w:cs="Times New Roman"/>
              <w:b/>
              <w:bCs/>
              <w:color w:val="262626"/>
              <w:kern w:val="0"/>
              <w:sz w:val="24"/>
              <w:szCs w:val="24"/>
              <w:lang w:eastAsia="en-AU"/>
              <w14:ligatures w14:val="none"/>
            </w:rPr>
          </w:rPrChange>
        </w:rPr>
        <w:t>Project Development Tools</w:t>
      </w:r>
    </w:p>
    <w:p w14:paraId="200A0163" w14:textId="77777777" w:rsidR="0023178F" w:rsidRPr="009C6B74" w:rsidRDefault="0023178F" w:rsidP="0023178F">
      <w:pPr>
        <w:spacing w:after="0"/>
        <w:ind w:left="0" w:right="0"/>
        <w:rPr>
          <w:rFonts w:eastAsia="Times New Roman" w:cstheme="minorHAnsi"/>
          <w:kern w:val="0"/>
          <w:lang w:eastAsia="en-AU"/>
          <w14:ligatures w14:val="none"/>
          <w:rPrChange w:id="630" w:author="Ryan G" w:date="2018-10-19T11:13:00Z">
            <w:rPr>
              <w:rFonts w:ascii="Times New Roman" w:eastAsia="Times New Roman" w:hAnsi="Times New Roman" w:cs="Times New Roman"/>
              <w:kern w:val="0"/>
              <w:sz w:val="24"/>
              <w:szCs w:val="24"/>
              <w:lang w:eastAsia="en-AU"/>
              <w14:ligatures w14:val="none"/>
            </w:rPr>
          </w:rPrChange>
        </w:rPr>
      </w:pPr>
    </w:p>
    <w:p w14:paraId="3AE4083C" w14:textId="77777777" w:rsidR="0023178F" w:rsidRPr="009C6B74" w:rsidRDefault="0023178F" w:rsidP="000E6876">
      <w:pPr>
        <w:numPr>
          <w:ilvl w:val="0"/>
          <w:numId w:val="7"/>
        </w:numPr>
        <w:spacing w:after="0"/>
        <w:ind w:left="0" w:right="0"/>
        <w:jc w:val="both"/>
        <w:textAlignment w:val="baseline"/>
        <w:rPr>
          <w:rFonts w:eastAsia="Times New Roman" w:cstheme="minorHAnsi"/>
          <w:color w:val="262626"/>
          <w:kern w:val="0"/>
          <w:lang w:eastAsia="en-AU"/>
          <w14:ligatures w14:val="none"/>
          <w:rPrChange w:id="631"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32"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633"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34" w:author="Ryan G" w:date="2018-10-19T11:13:00Z">
            <w:rPr>
              <w:rFonts w:ascii="Times New Roman" w:eastAsia="Times New Roman" w:hAnsi="Times New Roman" w:cs="Times New Roman"/>
              <w:color w:val="262626"/>
              <w:kern w:val="0"/>
              <w:sz w:val="24"/>
              <w:szCs w:val="24"/>
              <w:lang w:eastAsia="en-AU"/>
              <w14:ligatures w14:val="none"/>
            </w:rPr>
          </w:rPrChange>
        </w:rPr>
        <w:t xml:space="preserve"> was asked how he would recommend the team set up their development servers in order to collaborate while developing their code. Mr </w:t>
      </w:r>
      <w:proofErr w:type="spellStart"/>
      <w:r w:rsidRPr="009C6B74">
        <w:rPr>
          <w:rFonts w:eastAsia="Times New Roman" w:cstheme="minorHAnsi"/>
          <w:color w:val="262626"/>
          <w:kern w:val="0"/>
          <w:lang w:eastAsia="en-AU"/>
          <w14:ligatures w14:val="none"/>
          <w:rPrChange w:id="635"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36" w:author="Ryan G" w:date="2018-10-19T11:13:00Z">
            <w:rPr>
              <w:rFonts w:ascii="Times New Roman" w:eastAsia="Times New Roman" w:hAnsi="Times New Roman" w:cs="Times New Roman"/>
              <w:color w:val="262626"/>
              <w:kern w:val="0"/>
              <w:sz w:val="24"/>
              <w:szCs w:val="24"/>
              <w:lang w:eastAsia="en-AU"/>
              <w14:ligatures w14:val="none"/>
            </w:rPr>
          </w:rPrChange>
        </w:rPr>
        <w:t xml:space="preserve"> recommended the following </w:t>
      </w:r>
      <w:proofErr w:type="gramStart"/>
      <w:r w:rsidRPr="009C6B74">
        <w:rPr>
          <w:rFonts w:eastAsia="Times New Roman" w:cstheme="minorHAnsi"/>
          <w:color w:val="262626"/>
          <w:kern w:val="0"/>
          <w:lang w:eastAsia="en-AU"/>
          <w14:ligatures w14:val="none"/>
          <w:rPrChange w:id="637" w:author="Ryan G" w:date="2018-10-19T11:13:00Z">
            <w:rPr>
              <w:rFonts w:ascii="Times New Roman" w:eastAsia="Times New Roman" w:hAnsi="Times New Roman" w:cs="Times New Roman"/>
              <w:color w:val="262626"/>
              <w:kern w:val="0"/>
              <w:sz w:val="24"/>
              <w:szCs w:val="24"/>
              <w:lang w:eastAsia="en-AU"/>
              <w14:ligatures w14:val="none"/>
            </w:rPr>
          </w:rPrChange>
        </w:rPr>
        <w:t>in regards to</w:t>
      </w:r>
      <w:proofErr w:type="gramEnd"/>
      <w:r w:rsidRPr="009C6B74">
        <w:rPr>
          <w:rFonts w:eastAsia="Times New Roman" w:cstheme="minorHAnsi"/>
          <w:color w:val="262626"/>
          <w:kern w:val="0"/>
          <w:lang w:eastAsia="en-AU"/>
          <w14:ligatures w14:val="none"/>
          <w:rPrChange w:id="638" w:author="Ryan G" w:date="2018-10-19T11:13:00Z">
            <w:rPr>
              <w:rFonts w:ascii="Times New Roman" w:eastAsia="Times New Roman" w:hAnsi="Times New Roman" w:cs="Times New Roman"/>
              <w:color w:val="262626"/>
              <w:kern w:val="0"/>
              <w:sz w:val="24"/>
              <w:szCs w:val="24"/>
              <w:lang w:eastAsia="en-AU"/>
              <w14:ligatures w14:val="none"/>
            </w:rPr>
          </w:rPrChange>
        </w:rPr>
        <w:t xml:space="preserve"> project development tools:</w:t>
      </w:r>
    </w:p>
    <w:p w14:paraId="591CB465" w14:textId="77777777" w:rsidR="0023178F" w:rsidRPr="009C6B74" w:rsidRDefault="0023178F" w:rsidP="0023178F">
      <w:pPr>
        <w:spacing w:after="240"/>
        <w:ind w:left="0" w:right="0"/>
        <w:rPr>
          <w:rFonts w:eastAsia="Times New Roman" w:cstheme="minorHAnsi"/>
          <w:kern w:val="0"/>
          <w:lang w:eastAsia="en-AU"/>
          <w14:ligatures w14:val="none"/>
          <w:rPrChange w:id="639" w:author="Ryan G" w:date="2018-10-19T11:13:00Z">
            <w:rPr>
              <w:rFonts w:ascii="Times New Roman" w:eastAsia="Times New Roman" w:hAnsi="Times New Roman" w:cs="Times New Roman"/>
              <w:kern w:val="0"/>
              <w:sz w:val="24"/>
              <w:szCs w:val="24"/>
              <w:lang w:eastAsia="en-AU"/>
              <w14:ligatures w14:val="none"/>
            </w:rPr>
          </w:rPrChange>
        </w:rPr>
      </w:pPr>
    </w:p>
    <w:p w14:paraId="3D417549" w14:textId="77777777"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4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41"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642"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43" w:author="Ryan G" w:date="2018-10-19T11:13:00Z">
            <w:rPr>
              <w:rFonts w:ascii="Times New Roman" w:eastAsia="Times New Roman" w:hAnsi="Times New Roman" w:cs="Times New Roman"/>
              <w:color w:val="262626"/>
              <w:kern w:val="0"/>
              <w:sz w:val="24"/>
              <w:szCs w:val="24"/>
              <w:lang w:eastAsia="en-AU"/>
              <w14:ligatures w14:val="none"/>
            </w:rPr>
          </w:rPrChange>
        </w:rPr>
        <w:t xml:space="preserve"> recommended using a local host and packaging the source code so that it can be dropped into a similar environment and run. He stated that the team will have to tell instructor what the environment is and how to set it up.</w:t>
      </w:r>
    </w:p>
    <w:p w14:paraId="133D4F42" w14:textId="77777777" w:rsidR="0023178F" w:rsidRPr="009C6B74" w:rsidRDefault="0023178F" w:rsidP="0023178F">
      <w:pPr>
        <w:spacing w:after="0"/>
        <w:ind w:left="0" w:right="0"/>
        <w:rPr>
          <w:rFonts w:eastAsia="Times New Roman" w:cstheme="minorHAnsi"/>
          <w:kern w:val="0"/>
          <w:lang w:eastAsia="en-AU"/>
          <w14:ligatures w14:val="none"/>
          <w:rPrChange w:id="644" w:author="Ryan G" w:date="2018-10-19T11:13:00Z">
            <w:rPr>
              <w:rFonts w:ascii="Times New Roman" w:eastAsia="Times New Roman" w:hAnsi="Times New Roman" w:cs="Times New Roman"/>
              <w:kern w:val="0"/>
              <w:sz w:val="24"/>
              <w:szCs w:val="24"/>
              <w:lang w:eastAsia="en-AU"/>
              <w14:ligatures w14:val="none"/>
            </w:rPr>
          </w:rPrChange>
        </w:rPr>
      </w:pPr>
    </w:p>
    <w:p w14:paraId="3216535F" w14:textId="77777777"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45"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46" w:author="Ryan G" w:date="2018-10-19T11:13:00Z">
            <w:rPr>
              <w:rFonts w:ascii="Times New Roman" w:eastAsia="Times New Roman" w:hAnsi="Times New Roman" w:cs="Times New Roman"/>
              <w:color w:val="262626"/>
              <w:kern w:val="0"/>
              <w:sz w:val="24"/>
              <w:szCs w:val="24"/>
              <w:lang w:eastAsia="en-AU"/>
              <w14:ligatures w14:val="none"/>
            </w:rPr>
          </w:rPrChange>
        </w:rPr>
        <w:t xml:space="preserve">In terms of project management Mr </w:t>
      </w:r>
      <w:proofErr w:type="spellStart"/>
      <w:r w:rsidRPr="009C6B74">
        <w:rPr>
          <w:rFonts w:eastAsia="Times New Roman" w:cstheme="minorHAnsi"/>
          <w:color w:val="262626"/>
          <w:kern w:val="0"/>
          <w:lang w:eastAsia="en-AU"/>
          <w14:ligatures w14:val="none"/>
          <w:rPrChange w:id="647"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48" w:author="Ryan G" w:date="2018-10-19T11:13:00Z">
            <w:rPr>
              <w:rFonts w:ascii="Times New Roman" w:eastAsia="Times New Roman" w:hAnsi="Times New Roman" w:cs="Times New Roman"/>
              <w:color w:val="262626"/>
              <w:kern w:val="0"/>
              <w:sz w:val="24"/>
              <w:szCs w:val="24"/>
              <w:lang w:eastAsia="en-AU"/>
              <w14:ligatures w14:val="none"/>
            </w:rPr>
          </w:rPrChange>
        </w:rPr>
        <w:t xml:space="preserve"> highly Recommend using GIT to manage the source code repository. He also encouraged the team to use it in conjunction with Bit Pocket or GIT Hub.</w:t>
      </w:r>
    </w:p>
    <w:p w14:paraId="1D89266D" w14:textId="77777777" w:rsidR="0023178F" w:rsidRPr="009C6B74" w:rsidRDefault="0023178F" w:rsidP="0023178F">
      <w:pPr>
        <w:spacing w:after="0"/>
        <w:ind w:left="0" w:right="0"/>
        <w:rPr>
          <w:rFonts w:eastAsia="Times New Roman" w:cstheme="minorHAnsi"/>
          <w:kern w:val="0"/>
          <w:lang w:eastAsia="en-AU"/>
          <w14:ligatures w14:val="none"/>
          <w:rPrChange w:id="649" w:author="Ryan G" w:date="2018-10-19T11:13:00Z">
            <w:rPr>
              <w:rFonts w:ascii="Times New Roman" w:eastAsia="Times New Roman" w:hAnsi="Times New Roman" w:cs="Times New Roman"/>
              <w:kern w:val="0"/>
              <w:sz w:val="24"/>
              <w:szCs w:val="24"/>
              <w:lang w:eastAsia="en-AU"/>
              <w14:ligatures w14:val="none"/>
            </w:rPr>
          </w:rPrChange>
        </w:rPr>
      </w:pPr>
    </w:p>
    <w:p w14:paraId="3193DEF1" w14:textId="168442DA"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50"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51"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652"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53" w:author="Ryan G" w:date="2018-10-19T11:13:00Z">
            <w:rPr>
              <w:rFonts w:ascii="Times New Roman" w:eastAsia="Times New Roman" w:hAnsi="Times New Roman" w:cs="Times New Roman"/>
              <w:color w:val="262626"/>
              <w:kern w:val="0"/>
              <w:sz w:val="24"/>
              <w:szCs w:val="24"/>
              <w:lang w:eastAsia="en-AU"/>
              <w14:ligatures w14:val="none"/>
            </w:rPr>
          </w:rPrChange>
        </w:rPr>
        <w:t xml:space="preserve"> identified that there is a server at USQ for </w:t>
      </w:r>
      <w:proofErr w:type="gramStart"/>
      <w:r w:rsidRPr="009C6B74">
        <w:rPr>
          <w:rFonts w:eastAsia="Times New Roman" w:cstheme="minorHAnsi"/>
          <w:color w:val="262626"/>
          <w:kern w:val="0"/>
          <w:lang w:eastAsia="en-AU"/>
          <w14:ligatures w14:val="none"/>
          <w:rPrChange w:id="654" w:author="Ryan G" w:date="2018-10-19T11:13:00Z">
            <w:rPr>
              <w:rFonts w:ascii="Times New Roman" w:eastAsia="Times New Roman" w:hAnsi="Times New Roman" w:cs="Times New Roman"/>
              <w:color w:val="262626"/>
              <w:kern w:val="0"/>
              <w:sz w:val="24"/>
              <w:szCs w:val="24"/>
              <w:lang w:eastAsia="en-AU"/>
              <w14:ligatures w14:val="none"/>
            </w:rPr>
          </w:rPrChange>
        </w:rPr>
        <w:t>GIT</w:t>
      </w:r>
      <w:proofErr w:type="gramEnd"/>
      <w:r w:rsidRPr="009C6B74">
        <w:rPr>
          <w:rFonts w:eastAsia="Times New Roman" w:cstheme="minorHAnsi"/>
          <w:color w:val="262626"/>
          <w:kern w:val="0"/>
          <w:lang w:eastAsia="en-AU"/>
          <w14:ligatures w14:val="none"/>
          <w:rPrChange w:id="655" w:author="Ryan G" w:date="2018-10-19T11:13:00Z">
            <w:rPr>
              <w:rFonts w:ascii="Times New Roman" w:eastAsia="Times New Roman" w:hAnsi="Times New Roman" w:cs="Times New Roman"/>
              <w:color w:val="262626"/>
              <w:kern w:val="0"/>
              <w:sz w:val="24"/>
              <w:szCs w:val="24"/>
              <w:lang w:eastAsia="en-AU"/>
              <w14:ligatures w14:val="none"/>
            </w:rPr>
          </w:rPrChange>
        </w:rPr>
        <w:t xml:space="preserve"> but he </w:t>
      </w:r>
      <w:r w:rsidR="00607420" w:rsidRPr="009C6B74">
        <w:rPr>
          <w:rFonts w:eastAsia="Times New Roman" w:cstheme="minorHAnsi"/>
          <w:color w:val="262626"/>
          <w:kern w:val="0"/>
          <w:lang w:eastAsia="en-AU"/>
          <w14:ligatures w14:val="none"/>
          <w:rPrChange w:id="656" w:author="Ryan G" w:date="2018-10-19T11:13:00Z">
            <w:rPr>
              <w:rFonts w:ascii="Times New Roman" w:eastAsia="Times New Roman" w:hAnsi="Times New Roman" w:cs="Times New Roman"/>
              <w:color w:val="262626"/>
              <w:kern w:val="0"/>
              <w:sz w:val="24"/>
              <w:szCs w:val="24"/>
              <w:lang w:eastAsia="en-AU"/>
              <w14:ligatures w14:val="none"/>
            </w:rPr>
          </w:rPrChange>
        </w:rPr>
        <w:t>recommends</w:t>
      </w:r>
      <w:r w:rsidRPr="009C6B74">
        <w:rPr>
          <w:rFonts w:eastAsia="Times New Roman" w:cstheme="minorHAnsi"/>
          <w:color w:val="262626"/>
          <w:kern w:val="0"/>
          <w:lang w:eastAsia="en-AU"/>
          <w14:ligatures w14:val="none"/>
          <w:rPrChange w:id="657" w:author="Ryan G" w:date="2018-10-19T11:13:00Z">
            <w:rPr>
              <w:rFonts w:ascii="Times New Roman" w:eastAsia="Times New Roman" w:hAnsi="Times New Roman" w:cs="Times New Roman"/>
              <w:color w:val="262626"/>
              <w:kern w:val="0"/>
              <w:sz w:val="24"/>
              <w:szCs w:val="24"/>
              <w:lang w:eastAsia="en-AU"/>
              <w14:ligatures w14:val="none"/>
            </w:rPr>
          </w:rPrChange>
        </w:rPr>
        <w:t xml:space="preserve"> using the current popular tools.</w:t>
      </w:r>
    </w:p>
    <w:p w14:paraId="10DC9800" w14:textId="77777777" w:rsidR="0023178F" w:rsidRPr="009C6B74" w:rsidRDefault="0023178F" w:rsidP="0023178F">
      <w:pPr>
        <w:spacing w:after="0"/>
        <w:ind w:left="0" w:right="0"/>
        <w:rPr>
          <w:rFonts w:eastAsia="Times New Roman" w:cstheme="minorHAnsi"/>
          <w:kern w:val="0"/>
          <w:lang w:eastAsia="en-AU"/>
          <w14:ligatures w14:val="none"/>
          <w:rPrChange w:id="658" w:author="Ryan G" w:date="2018-10-19T11:13:00Z">
            <w:rPr>
              <w:rFonts w:ascii="Times New Roman" w:eastAsia="Times New Roman" w:hAnsi="Times New Roman" w:cs="Times New Roman"/>
              <w:kern w:val="0"/>
              <w:sz w:val="24"/>
              <w:szCs w:val="24"/>
              <w:lang w:eastAsia="en-AU"/>
              <w14:ligatures w14:val="none"/>
            </w:rPr>
          </w:rPrChange>
        </w:rPr>
      </w:pPr>
    </w:p>
    <w:p w14:paraId="79BFE04F" w14:textId="1F2E0ED4"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5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60"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team was told that they are to share a link with the instructor with read only </w:t>
      </w:r>
      <w:proofErr w:type="gramStart"/>
      <w:r w:rsidRPr="009C6B74">
        <w:rPr>
          <w:rFonts w:eastAsia="Times New Roman" w:cstheme="minorHAnsi"/>
          <w:color w:val="262626"/>
          <w:kern w:val="0"/>
          <w:lang w:eastAsia="en-AU"/>
          <w14:ligatures w14:val="none"/>
          <w:rPrChange w:id="661" w:author="Ryan G" w:date="2018-10-19T11:13:00Z">
            <w:rPr>
              <w:rFonts w:ascii="Times New Roman" w:eastAsia="Times New Roman" w:hAnsi="Times New Roman" w:cs="Times New Roman"/>
              <w:color w:val="262626"/>
              <w:kern w:val="0"/>
              <w:sz w:val="24"/>
              <w:szCs w:val="24"/>
              <w:lang w:eastAsia="en-AU"/>
              <w14:ligatures w14:val="none"/>
            </w:rPr>
          </w:rPrChange>
        </w:rPr>
        <w:t>access</w:t>
      </w:r>
      <w:proofErr w:type="gramEnd"/>
      <w:r w:rsidRPr="009C6B74">
        <w:rPr>
          <w:rFonts w:eastAsia="Times New Roman" w:cstheme="minorHAnsi"/>
          <w:color w:val="262626"/>
          <w:kern w:val="0"/>
          <w:lang w:eastAsia="en-AU"/>
          <w14:ligatures w14:val="none"/>
          <w:rPrChange w:id="662" w:author="Ryan G" w:date="2018-10-19T11:13:00Z">
            <w:rPr>
              <w:rFonts w:ascii="Times New Roman" w:eastAsia="Times New Roman" w:hAnsi="Times New Roman" w:cs="Times New Roman"/>
              <w:color w:val="262626"/>
              <w:kern w:val="0"/>
              <w:sz w:val="24"/>
              <w:szCs w:val="24"/>
              <w:lang w:eastAsia="en-AU"/>
              <w14:ligatures w14:val="none"/>
            </w:rPr>
          </w:rPrChange>
        </w:rPr>
        <w:t xml:space="preserve"> so he could view the </w:t>
      </w:r>
      <w:r w:rsidR="00607420" w:rsidRPr="009C6B74">
        <w:rPr>
          <w:rFonts w:eastAsia="Times New Roman" w:cstheme="minorHAnsi"/>
          <w:color w:val="262626"/>
          <w:kern w:val="0"/>
          <w:lang w:eastAsia="en-AU"/>
          <w14:ligatures w14:val="none"/>
          <w:rPrChange w:id="663" w:author="Ryan G" w:date="2018-10-19T11:13:00Z">
            <w:rPr>
              <w:rFonts w:ascii="Times New Roman" w:eastAsia="Times New Roman" w:hAnsi="Times New Roman" w:cs="Times New Roman"/>
              <w:color w:val="262626"/>
              <w:kern w:val="0"/>
              <w:sz w:val="24"/>
              <w:szCs w:val="24"/>
              <w:lang w:eastAsia="en-AU"/>
              <w14:ligatures w14:val="none"/>
            </w:rPr>
          </w:rPrChange>
        </w:rPr>
        <w:t>team’s</w:t>
      </w:r>
      <w:r w:rsidRPr="009C6B74">
        <w:rPr>
          <w:rFonts w:eastAsia="Times New Roman" w:cstheme="minorHAnsi"/>
          <w:color w:val="262626"/>
          <w:kern w:val="0"/>
          <w:lang w:eastAsia="en-AU"/>
          <w14:ligatures w14:val="none"/>
          <w:rPrChange w:id="664" w:author="Ryan G" w:date="2018-10-19T11:13:00Z">
            <w:rPr>
              <w:rFonts w:ascii="Times New Roman" w:eastAsia="Times New Roman" w:hAnsi="Times New Roman" w:cs="Times New Roman"/>
              <w:color w:val="262626"/>
              <w:kern w:val="0"/>
              <w:sz w:val="24"/>
              <w:szCs w:val="24"/>
              <w:lang w:eastAsia="en-AU"/>
              <w14:ligatures w14:val="none"/>
            </w:rPr>
          </w:rPrChange>
        </w:rPr>
        <w:t xml:space="preserve"> repository of code. Mr </w:t>
      </w:r>
      <w:proofErr w:type="spellStart"/>
      <w:r w:rsidRPr="009C6B74">
        <w:rPr>
          <w:rFonts w:eastAsia="Times New Roman" w:cstheme="minorHAnsi"/>
          <w:color w:val="262626"/>
          <w:kern w:val="0"/>
          <w:lang w:eastAsia="en-AU"/>
          <w14:ligatures w14:val="none"/>
          <w:rPrChange w:id="665" w:author="Ryan G" w:date="2018-10-19T11:13:00Z">
            <w:rPr>
              <w:rFonts w:ascii="Times New Roman" w:eastAsia="Times New Roman" w:hAnsi="Times New Roman" w:cs="Times New Roman"/>
              <w:color w:val="262626"/>
              <w:kern w:val="0"/>
              <w:sz w:val="24"/>
              <w:szCs w:val="24"/>
              <w:lang w:eastAsia="en-AU"/>
              <w14:ligatures w14:val="none"/>
            </w:rPr>
          </w:rPrChange>
        </w:rPr>
        <w:t>Dekeser</w:t>
      </w:r>
      <w:proofErr w:type="spellEnd"/>
      <w:r w:rsidRPr="009C6B74">
        <w:rPr>
          <w:rFonts w:eastAsia="Times New Roman" w:cstheme="minorHAnsi"/>
          <w:color w:val="262626"/>
          <w:kern w:val="0"/>
          <w:lang w:eastAsia="en-AU"/>
          <w14:ligatures w14:val="none"/>
          <w:rPrChange w:id="666" w:author="Ryan G" w:date="2018-10-19T11:13:00Z">
            <w:rPr>
              <w:rFonts w:ascii="Times New Roman" w:eastAsia="Times New Roman" w:hAnsi="Times New Roman" w:cs="Times New Roman"/>
              <w:color w:val="262626"/>
              <w:kern w:val="0"/>
              <w:sz w:val="24"/>
              <w:szCs w:val="24"/>
              <w:lang w:eastAsia="en-AU"/>
              <w14:ligatures w14:val="none"/>
            </w:rPr>
          </w:rPrChange>
        </w:rPr>
        <w:t xml:space="preserve"> wanted the ability to check who has been active in submitting code.</w:t>
      </w:r>
    </w:p>
    <w:p w14:paraId="510D2C43" w14:textId="77777777" w:rsidR="0023178F" w:rsidRPr="009C6B74" w:rsidRDefault="0023178F" w:rsidP="0023178F">
      <w:pPr>
        <w:spacing w:after="0"/>
        <w:ind w:left="0" w:right="0"/>
        <w:rPr>
          <w:rFonts w:eastAsia="Times New Roman" w:cstheme="minorHAnsi"/>
          <w:kern w:val="0"/>
          <w:lang w:eastAsia="en-AU"/>
          <w14:ligatures w14:val="none"/>
          <w:rPrChange w:id="667" w:author="Ryan G" w:date="2018-10-19T11:13:00Z">
            <w:rPr>
              <w:rFonts w:ascii="Times New Roman" w:eastAsia="Times New Roman" w:hAnsi="Times New Roman" w:cs="Times New Roman"/>
              <w:kern w:val="0"/>
              <w:sz w:val="24"/>
              <w:szCs w:val="24"/>
              <w:lang w:eastAsia="en-AU"/>
              <w14:ligatures w14:val="none"/>
            </w:rPr>
          </w:rPrChange>
        </w:rPr>
      </w:pPr>
    </w:p>
    <w:p w14:paraId="0167E008" w14:textId="77777777" w:rsidR="0023178F" w:rsidRPr="009C6B74" w:rsidRDefault="0023178F" w:rsidP="000E6876">
      <w:pPr>
        <w:numPr>
          <w:ilvl w:val="1"/>
          <w:numId w:val="13"/>
        </w:numPr>
        <w:spacing w:after="0"/>
        <w:ind w:right="0"/>
        <w:jc w:val="both"/>
        <w:textAlignment w:val="baseline"/>
        <w:rPr>
          <w:rFonts w:eastAsia="Times New Roman" w:cstheme="minorHAnsi"/>
          <w:color w:val="262626"/>
          <w:kern w:val="0"/>
          <w:lang w:eastAsia="en-AU"/>
          <w14:ligatures w14:val="none"/>
          <w:rPrChange w:id="66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69"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670"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71" w:author="Ryan G" w:date="2018-10-19T11:13:00Z">
            <w:rPr>
              <w:rFonts w:ascii="Times New Roman" w:eastAsia="Times New Roman" w:hAnsi="Times New Roman" w:cs="Times New Roman"/>
              <w:color w:val="262626"/>
              <w:kern w:val="0"/>
              <w:sz w:val="24"/>
              <w:szCs w:val="24"/>
              <w:lang w:eastAsia="en-AU"/>
              <w14:ligatures w14:val="none"/>
            </w:rPr>
          </w:rPrChange>
        </w:rPr>
        <w:t xml:space="preserve"> also recommend that the team look into other popular software development tools to use with GIT for collaboration of our project work.</w:t>
      </w:r>
    </w:p>
    <w:p w14:paraId="090A56A5" w14:textId="77777777" w:rsidR="0023178F" w:rsidRPr="009C6B74" w:rsidRDefault="0023178F" w:rsidP="0023178F">
      <w:pPr>
        <w:spacing w:after="0"/>
        <w:ind w:left="0" w:right="0"/>
        <w:rPr>
          <w:rFonts w:eastAsia="Times New Roman" w:cstheme="minorHAnsi"/>
          <w:kern w:val="0"/>
          <w:lang w:eastAsia="en-AU"/>
          <w14:ligatures w14:val="none"/>
          <w:rPrChange w:id="672" w:author="Ryan G" w:date="2018-10-19T11:13:00Z">
            <w:rPr>
              <w:rFonts w:ascii="Times New Roman" w:eastAsia="Times New Roman" w:hAnsi="Times New Roman" w:cs="Times New Roman"/>
              <w:kern w:val="0"/>
              <w:sz w:val="24"/>
              <w:szCs w:val="24"/>
              <w:lang w:eastAsia="en-AU"/>
              <w14:ligatures w14:val="none"/>
            </w:rPr>
          </w:rPrChange>
        </w:rPr>
      </w:pPr>
    </w:p>
    <w:p w14:paraId="6CAAB335" w14:textId="77777777" w:rsidR="0023178F" w:rsidRPr="009C6B74" w:rsidRDefault="0023178F" w:rsidP="0023178F">
      <w:pPr>
        <w:spacing w:after="0"/>
        <w:ind w:left="0" w:right="0"/>
        <w:jc w:val="both"/>
        <w:rPr>
          <w:rFonts w:eastAsia="Times New Roman" w:cstheme="minorHAnsi"/>
          <w:kern w:val="0"/>
          <w:lang w:eastAsia="en-AU"/>
          <w14:ligatures w14:val="none"/>
          <w:rPrChange w:id="673"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674" w:author="Ryan G" w:date="2018-10-19T11:13:00Z">
            <w:rPr>
              <w:rFonts w:ascii="Times New Roman" w:eastAsia="Times New Roman" w:hAnsi="Times New Roman" w:cs="Times New Roman"/>
              <w:b/>
              <w:bCs/>
              <w:color w:val="262626"/>
              <w:kern w:val="0"/>
              <w:sz w:val="24"/>
              <w:szCs w:val="24"/>
              <w:lang w:eastAsia="en-AU"/>
              <w14:ligatures w14:val="none"/>
            </w:rPr>
          </w:rPrChange>
        </w:rPr>
        <w:t>Organising work</w:t>
      </w:r>
    </w:p>
    <w:p w14:paraId="6BA9F798" w14:textId="77777777" w:rsidR="0023178F" w:rsidRPr="009C6B74" w:rsidRDefault="0023178F" w:rsidP="0023178F">
      <w:pPr>
        <w:spacing w:after="0"/>
        <w:ind w:left="0" w:right="0"/>
        <w:rPr>
          <w:rFonts w:eastAsia="Times New Roman" w:cstheme="minorHAnsi"/>
          <w:kern w:val="0"/>
          <w:lang w:eastAsia="en-AU"/>
          <w14:ligatures w14:val="none"/>
          <w:rPrChange w:id="675" w:author="Ryan G" w:date="2018-10-19T11:13:00Z">
            <w:rPr>
              <w:rFonts w:ascii="Times New Roman" w:eastAsia="Times New Roman" w:hAnsi="Times New Roman" w:cs="Times New Roman"/>
              <w:kern w:val="0"/>
              <w:sz w:val="24"/>
              <w:szCs w:val="24"/>
              <w:lang w:eastAsia="en-AU"/>
              <w14:ligatures w14:val="none"/>
            </w:rPr>
          </w:rPrChange>
        </w:rPr>
      </w:pPr>
    </w:p>
    <w:p w14:paraId="728C63B3" w14:textId="77777777" w:rsidR="0023178F" w:rsidRPr="009C6B74" w:rsidRDefault="0023178F" w:rsidP="000E6876">
      <w:pPr>
        <w:numPr>
          <w:ilvl w:val="0"/>
          <w:numId w:val="8"/>
        </w:numPr>
        <w:spacing w:after="0"/>
        <w:ind w:left="360" w:right="0"/>
        <w:jc w:val="both"/>
        <w:textAlignment w:val="baseline"/>
        <w:rPr>
          <w:rFonts w:eastAsia="Times New Roman" w:cstheme="minorHAnsi"/>
          <w:color w:val="262626"/>
          <w:kern w:val="0"/>
          <w:lang w:eastAsia="en-AU"/>
          <w14:ligatures w14:val="none"/>
          <w:rPrChange w:id="67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77"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678"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679" w:author="Ryan G" w:date="2018-10-19T11:13:00Z">
            <w:rPr>
              <w:rFonts w:ascii="Times New Roman" w:eastAsia="Times New Roman" w:hAnsi="Times New Roman" w:cs="Times New Roman"/>
              <w:color w:val="262626"/>
              <w:kern w:val="0"/>
              <w:sz w:val="24"/>
              <w:szCs w:val="24"/>
              <w:lang w:eastAsia="en-AU"/>
              <w14:ligatures w14:val="none"/>
            </w:rPr>
          </w:rPrChange>
        </w:rPr>
        <w:t xml:space="preserve"> recommended that in terms of organising work, this project has three big components. These components included:</w:t>
      </w:r>
    </w:p>
    <w:p w14:paraId="0ED9B002" w14:textId="77777777" w:rsidR="0023178F" w:rsidRPr="009C6B74" w:rsidRDefault="0023178F" w:rsidP="0023178F">
      <w:pPr>
        <w:spacing w:after="0"/>
        <w:ind w:left="0" w:right="0"/>
        <w:rPr>
          <w:rFonts w:eastAsia="Times New Roman" w:cstheme="minorHAnsi"/>
          <w:kern w:val="0"/>
          <w:lang w:eastAsia="en-AU"/>
          <w14:ligatures w14:val="none"/>
          <w:rPrChange w:id="680" w:author="Ryan G" w:date="2018-10-19T11:13:00Z">
            <w:rPr>
              <w:rFonts w:ascii="Times New Roman" w:eastAsia="Times New Roman" w:hAnsi="Times New Roman" w:cs="Times New Roman"/>
              <w:kern w:val="0"/>
              <w:sz w:val="24"/>
              <w:szCs w:val="24"/>
              <w:lang w:eastAsia="en-AU"/>
              <w14:ligatures w14:val="none"/>
            </w:rPr>
          </w:rPrChange>
        </w:rPr>
      </w:pPr>
    </w:p>
    <w:p w14:paraId="5041F872" w14:textId="77777777"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81"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82"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first section was the Filesystem component. This component is to consist of scripts that efficiently index the photos in the directory structure, making sure to only index new photos. The team is to develop an algorithm that keeps track of filesystem changes. Metadata that can be changed, should be able to be modified in the user interface. </w:t>
      </w:r>
    </w:p>
    <w:p w14:paraId="0DE4FE57" w14:textId="77777777" w:rsidR="0023178F" w:rsidRPr="009C6B74" w:rsidRDefault="0023178F" w:rsidP="0023178F">
      <w:pPr>
        <w:spacing w:after="0"/>
        <w:ind w:left="0" w:right="0"/>
        <w:rPr>
          <w:rFonts w:eastAsia="Times New Roman" w:cstheme="minorHAnsi"/>
          <w:kern w:val="0"/>
          <w:lang w:eastAsia="en-AU"/>
          <w14:ligatures w14:val="none"/>
          <w:rPrChange w:id="683" w:author="Ryan G" w:date="2018-10-19T11:13:00Z">
            <w:rPr>
              <w:rFonts w:ascii="Times New Roman" w:eastAsia="Times New Roman" w:hAnsi="Times New Roman" w:cs="Times New Roman"/>
              <w:kern w:val="0"/>
              <w:sz w:val="24"/>
              <w:szCs w:val="24"/>
              <w:lang w:eastAsia="en-AU"/>
              <w14:ligatures w14:val="none"/>
            </w:rPr>
          </w:rPrChange>
        </w:rPr>
      </w:pPr>
    </w:p>
    <w:p w14:paraId="24FE09AD" w14:textId="77777777"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84"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85" w:author="Ryan G" w:date="2018-10-19T11:13:00Z">
            <w:rPr>
              <w:rFonts w:ascii="Times New Roman" w:eastAsia="Times New Roman" w:hAnsi="Times New Roman" w:cs="Times New Roman"/>
              <w:color w:val="262626"/>
              <w:kern w:val="0"/>
              <w:sz w:val="24"/>
              <w:szCs w:val="24"/>
              <w:lang w:eastAsia="en-AU"/>
              <w14:ligatures w14:val="none"/>
            </w:rPr>
          </w:rPrChange>
        </w:rPr>
        <w:t>The second major component was the database. The team would be required to design the Database Schema and then implement it.</w:t>
      </w:r>
    </w:p>
    <w:p w14:paraId="40C602EC" w14:textId="77777777" w:rsidR="0023178F" w:rsidRPr="009C6B74" w:rsidRDefault="0023178F" w:rsidP="0023178F">
      <w:pPr>
        <w:spacing w:after="0"/>
        <w:ind w:left="0" w:right="0"/>
        <w:rPr>
          <w:rFonts w:eastAsia="Times New Roman" w:cstheme="minorHAnsi"/>
          <w:kern w:val="0"/>
          <w:lang w:eastAsia="en-AU"/>
          <w14:ligatures w14:val="none"/>
          <w:rPrChange w:id="686" w:author="Ryan G" w:date="2018-10-19T11:13:00Z">
            <w:rPr>
              <w:rFonts w:ascii="Times New Roman" w:eastAsia="Times New Roman" w:hAnsi="Times New Roman" w:cs="Times New Roman"/>
              <w:kern w:val="0"/>
              <w:sz w:val="24"/>
              <w:szCs w:val="24"/>
              <w:lang w:eastAsia="en-AU"/>
              <w14:ligatures w14:val="none"/>
            </w:rPr>
          </w:rPrChange>
        </w:rPr>
      </w:pPr>
    </w:p>
    <w:p w14:paraId="076ADFBF" w14:textId="3504B7A0"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87"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88"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final component was the Web browser (GUI), which would consist of HTML and JavaScript. This component needs to be responsive, using AJAX so not always refreshing the entire page. It needs to be viewable in both mobile and full browser and can use open </w:t>
      </w:r>
      <w:r w:rsidRPr="009C6B74">
        <w:rPr>
          <w:rFonts w:eastAsia="Times New Roman" w:cstheme="minorHAnsi"/>
          <w:color w:val="262626"/>
          <w:kern w:val="0"/>
          <w:lang w:eastAsia="en-AU"/>
          <w14:ligatures w14:val="none"/>
          <w:rPrChange w:id="689" w:author="Ryan G" w:date="2018-10-19T11:13:00Z">
            <w:rPr>
              <w:rFonts w:ascii="Times New Roman" w:eastAsia="Times New Roman" w:hAnsi="Times New Roman" w:cs="Times New Roman"/>
              <w:color w:val="262626"/>
              <w:kern w:val="0"/>
              <w:sz w:val="24"/>
              <w:szCs w:val="24"/>
              <w:lang w:eastAsia="en-AU"/>
              <w14:ligatures w14:val="none"/>
            </w:rPr>
          </w:rPrChange>
        </w:rPr>
        <w:lastRenderedPageBreak/>
        <w:t xml:space="preserve">source libraries; The team just needs to mention which libraries are used in the </w:t>
      </w:r>
      <w:proofErr w:type="gramStart"/>
      <w:r w:rsidRPr="009C6B74">
        <w:rPr>
          <w:rFonts w:eastAsia="Times New Roman" w:cstheme="minorHAnsi"/>
          <w:color w:val="262626"/>
          <w:kern w:val="0"/>
          <w:lang w:eastAsia="en-AU"/>
          <w14:ligatures w14:val="none"/>
          <w:rPrChange w:id="690" w:author="Ryan G" w:date="2018-10-19T11:13:00Z">
            <w:rPr>
              <w:rFonts w:ascii="Times New Roman" w:eastAsia="Times New Roman" w:hAnsi="Times New Roman" w:cs="Times New Roman"/>
              <w:color w:val="262626"/>
              <w:kern w:val="0"/>
              <w:sz w:val="24"/>
              <w:szCs w:val="24"/>
              <w:lang w:eastAsia="en-AU"/>
              <w14:ligatures w14:val="none"/>
            </w:rPr>
          </w:rPrChange>
        </w:rPr>
        <w:t>projects</w:t>
      </w:r>
      <w:proofErr w:type="gramEnd"/>
      <w:r w:rsidRPr="009C6B74">
        <w:rPr>
          <w:rFonts w:eastAsia="Times New Roman" w:cstheme="minorHAnsi"/>
          <w:color w:val="262626"/>
          <w:kern w:val="0"/>
          <w:lang w:eastAsia="en-AU"/>
          <w14:ligatures w14:val="none"/>
          <w:rPrChange w:id="691" w:author="Ryan G" w:date="2018-10-19T11:13:00Z">
            <w:rPr>
              <w:rFonts w:ascii="Times New Roman" w:eastAsia="Times New Roman" w:hAnsi="Times New Roman" w:cs="Times New Roman"/>
              <w:color w:val="262626"/>
              <w:kern w:val="0"/>
              <w:sz w:val="24"/>
              <w:szCs w:val="24"/>
              <w:lang w:eastAsia="en-AU"/>
              <w14:ligatures w14:val="none"/>
            </w:rPr>
          </w:rPrChange>
        </w:rPr>
        <w:t xml:space="preserve"> documentation.</w:t>
      </w:r>
    </w:p>
    <w:p w14:paraId="2A1644DB" w14:textId="77777777" w:rsidR="0023178F" w:rsidRPr="009C6B74" w:rsidRDefault="0023178F" w:rsidP="0023178F">
      <w:pPr>
        <w:spacing w:after="0"/>
        <w:ind w:left="0" w:right="0"/>
        <w:rPr>
          <w:rFonts w:eastAsia="Times New Roman" w:cstheme="minorHAnsi"/>
          <w:kern w:val="0"/>
          <w:lang w:eastAsia="en-AU"/>
          <w14:ligatures w14:val="none"/>
          <w:rPrChange w:id="692" w:author="Ryan G" w:date="2018-10-19T11:13:00Z">
            <w:rPr>
              <w:rFonts w:ascii="Times New Roman" w:eastAsia="Times New Roman" w:hAnsi="Times New Roman" w:cs="Times New Roman"/>
              <w:kern w:val="0"/>
              <w:sz w:val="24"/>
              <w:szCs w:val="24"/>
              <w:lang w:eastAsia="en-AU"/>
              <w14:ligatures w14:val="none"/>
            </w:rPr>
          </w:rPrChange>
        </w:rPr>
      </w:pPr>
    </w:p>
    <w:p w14:paraId="335C4E51" w14:textId="77777777" w:rsidR="0023178F" w:rsidRPr="009C6B74" w:rsidRDefault="0023178F" w:rsidP="000E6876">
      <w:pPr>
        <w:numPr>
          <w:ilvl w:val="1"/>
          <w:numId w:val="14"/>
        </w:numPr>
        <w:spacing w:after="0"/>
        <w:ind w:right="0"/>
        <w:jc w:val="both"/>
        <w:textAlignment w:val="baseline"/>
        <w:rPr>
          <w:rFonts w:eastAsia="Times New Roman" w:cstheme="minorHAnsi"/>
          <w:color w:val="262626"/>
          <w:kern w:val="0"/>
          <w:lang w:eastAsia="en-AU"/>
          <w14:ligatures w14:val="none"/>
          <w:rPrChange w:id="69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694" w:author="Ryan G" w:date="2018-10-19T11:13:00Z">
            <w:rPr>
              <w:rFonts w:ascii="Times New Roman" w:eastAsia="Times New Roman" w:hAnsi="Times New Roman" w:cs="Times New Roman"/>
              <w:color w:val="262626"/>
              <w:kern w:val="0"/>
              <w:sz w:val="24"/>
              <w:szCs w:val="24"/>
              <w:lang w:eastAsia="en-AU"/>
              <w14:ligatures w14:val="none"/>
            </w:rPr>
          </w:rPrChange>
        </w:rPr>
        <w:t>These three components could be split amongst the team or could be worked on together.</w:t>
      </w:r>
    </w:p>
    <w:p w14:paraId="502D72E3" w14:textId="5663BE7A" w:rsidR="0023178F" w:rsidRPr="009C6B74" w:rsidRDefault="0023178F" w:rsidP="00607F09">
      <w:pPr>
        <w:spacing w:after="240"/>
        <w:ind w:left="0" w:right="0"/>
        <w:rPr>
          <w:rFonts w:eastAsia="Times New Roman" w:cstheme="minorHAnsi"/>
          <w:kern w:val="0"/>
          <w:lang w:eastAsia="en-AU"/>
          <w14:ligatures w14:val="none"/>
          <w:rPrChange w:id="695"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kern w:val="0"/>
          <w:lang w:eastAsia="en-AU"/>
          <w14:ligatures w14:val="none"/>
          <w:rPrChange w:id="696" w:author="Ryan G" w:date="2018-10-19T11:13:00Z">
            <w:rPr>
              <w:rFonts w:ascii="Times New Roman" w:eastAsia="Times New Roman" w:hAnsi="Times New Roman" w:cs="Times New Roman"/>
              <w:kern w:val="0"/>
              <w:sz w:val="24"/>
              <w:szCs w:val="24"/>
              <w:lang w:eastAsia="en-AU"/>
              <w14:ligatures w14:val="none"/>
            </w:rPr>
          </w:rPrChange>
        </w:rPr>
        <w:br/>
      </w:r>
      <w:r w:rsidRPr="009C6B74">
        <w:rPr>
          <w:rFonts w:eastAsia="Times New Roman" w:cstheme="minorHAnsi"/>
          <w:b/>
          <w:bCs/>
          <w:color w:val="262626"/>
          <w:kern w:val="0"/>
          <w:lang w:eastAsia="en-AU"/>
          <w14:ligatures w14:val="none"/>
          <w:rPrChange w:id="697" w:author="Ryan G" w:date="2018-10-19T11:13:00Z">
            <w:rPr>
              <w:rFonts w:ascii="Times New Roman" w:eastAsia="Times New Roman" w:hAnsi="Times New Roman" w:cs="Times New Roman"/>
              <w:b/>
              <w:bCs/>
              <w:color w:val="262626"/>
              <w:kern w:val="0"/>
              <w:sz w:val="24"/>
              <w:szCs w:val="24"/>
              <w:lang w:eastAsia="en-AU"/>
              <w14:ligatures w14:val="none"/>
            </w:rPr>
          </w:rPrChange>
        </w:rPr>
        <w:t>Communication</w:t>
      </w:r>
    </w:p>
    <w:p w14:paraId="7A9D5A6F" w14:textId="77777777" w:rsidR="0023178F" w:rsidRPr="009C6B74" w:rsidRDefault="0023178F" w:rsidP="0023178F">
      <w:pPr>
        <w:spacing w:after="0"/>
        <w:ind w:left="0" w:right="0"/>
        <w:rPr>
          <w:rFonts w:eastAsia="Times New Roman" w:cstheme="minorHAnsi"/>
          <w:kern w:val="0"/>
          <w:lang w:eastAsia="en-AU"/>
          <w14:ligatures w14:val="none"/>
          <w:rPrChange w:id="698" w:author="Ryan G" w:date="2018-10-19T11:13:00Z">
            <w:rPr>
              <w:rFonts w:ascii="Times New Roman" w:eastAsia="Times New Roman" w:hAnsi="Times New Roman" w:cs="Times New Roman"/>
              <w:kern w:val="0"/>
              <w:sz w:val="24"/>
              <w:szCs w:val="24"/>
              <w:lang w:eastAsia="en-AU"/>
              <w14:ligatures w14:val="none"/>
            </w:rPr>
          </w:rPrChange>
        </w:rPr>
      </w:pPr>
    </w:p>
    <w:p w14:paraId="01A34AB7" w14:textId="77777777" w:rsidR="0023178F" w:rsidRPr="009C6B74" w:rsidRDefault="0023178F" w:rsidP="000E6876">
      <w:pPr>
        <w:numPr>
          <w:ilvl w:val="0"/>
          <w:numId w:val="9"/>
        </w:numPr>
        <w:spacing w:after="0"/>
        <w:ind w:left="0" w:right="0"/>
        <w:jc w:val="both"/>
        <w:textAlignment w:val="baseline"/>
        <w:rPr>
          <w:rFonts w:eastAsia="Times New Roman" w:cstheme="minorHAnsi"/>
          <w:color w:val="262626"/>
          <w:kern w:val="0"/>
          <w:lang w:eastAsia="en-AU"/>
          <w14:ligatures w14:val="none"/>
          <w:rPrChange w:id="69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00"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701"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702" w:author="Ryan G" w:date="2018-10-19T11:13:00Z">
            <w:rPr>
              <w:rFonts w:ascii="Times New Roman" w:eastAsia="Times New Roman" w:hAnsi="Times New Roman" w:cs="Times New Roman"/>
              <w:color w:val="262626"/>
              <w:kern w:val="0"/>
              <w:sz w:val="24"/>
              <w:szCs w:val="24"/>
              <w:lang w:eastAsia="en-AU"/>
              <w14:ligatures w14:val="none"/>
            </w:rPr>
          </w:rPrChange>
        </w:rPr>
        <w:t xml:space="preserve"> identified the following remarks </w:t>
      </w:r>
      <w:proofErr w:type="gramStart"/>
      <w:r w:rsidRPr="009C6B74">
        <w:rPr>
          <w:rFonts w:eastAsia="Times New Roman" w:cstheme="minorHAnsi"/>
          <w:color w:val="262626"/>
          <w:kern w:val="0"/>
          <w:lang w:eastAsia="en-AU"/>
          <w14:ligatures w14:val="none"/>
          <w:rPrChange w:id="703" w:author="Ryan G" w:date="2018-10-19T11:13:00Z">
            <w:rPr>
              <w:rFonts w:ascii="Times New Roman" w:eastAsia="Times New Roman" w:hAnsi="Times New Roman" w:cs="Times New Roman"/>
              <w:color w:val="262626"/>
              <w:kern w:val="0"/>
              <w:sz w:val="24"/>
              <w:szCs w:val="24"/>
              <w:lang w:eastAsia="en-AU"/>
              <w14:ligatures w14:val="none"/>
            </w:rPr>
          </w:rPrChange>
        </w:rPr>
        <w:t>in regards to</w:t>
      </w:r>
      <w:proofErr w:type="gramEnd"/>
      <w:r w:rsidRPr="009C6B74">
        <w:rPr>
          <w:rFonts w:eastAsia="Times New Roman" w:cstheme="minorHAnsi"/>
          <w:color w:val="262626"/>
          <w:kern w:val="0"/>
          <w:lang w:eastAsia="en-AU"/>
          <w14:ligatures w14:val="none"/>
          <w:rPrChange w:id="704" w:author="Ryan G" w:date="2018-10-19T11:13:00Z">
            <w:rPr>
              <w:rFonts w:ascii="Times New Roman" w:eastAsia="Times New Roman" w:hAnsi="Times New Roman" w:cs="Times New Roman"/>
              <w:color w:val="262626"/>
              <w:kern w:val="0"/>
              <w:sz w:val="24"/>
              <w:szCs w:val="24"/>
              <w:lang w:eastAsia="en-AU"/>
              <w14:ligatures w14:val="none"/>
            </w:rPr>
          </w:rPrChange>
        </w:rPr>
        <w:t xml:space="preserve"> team communication with the instructor:</w:t>
      </w:r>
    </w:p>
    <w:p w14:paraId="707601A7" w14:textId="77777777" w:rsidR="0023178F" w:rsidRPr="009C6B74" w:rsidRDefault="0023178F" w:rsidP="0023178F">
      <w:pPr>
        <w:spacing w:after="0"/>
        <w:ind w:left="0" w:right="0"/>
        <w:rPr>
          <w:rFonts w:eastAsia="Times New Roman" w:cstheme="minorHAnsi"/>
          <w:kern w:val="0"/>
          <w:lang w:eastAsia="en-AU"/>
          <w14:ligatures w14:val="none"/>
          <w:rPrChange w:id="705" w:author="Ryan G" w:date="2018-10-19T11:13:00Z">
            <w:rPr>
              <w:rFonts w:ascii="Times New Roman" w:eastAsia="Times New Roman" w:hAnsi="Times New Roman" w:cs="Times New Roman"/>
              <w:kern w:val="0"/>
              <w:sz w:val="24"/>
              <w:szCs w:val="24"/>
              <w:lang w:eastAsia="en-AU"/>
              <w14:ligatures w14:val="none"/>
            </w:rPr>
          </w:rPrChange>
        </w:rPr>
      </w:pPr>
    </w:p>
    <w:p w14:paraId="7A2A6631" w14:textId="12FB33AF" w:rsidR="0023178F" w:rsidRPr="009C6B74"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Change w:id="70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07" w:author="Ryan G" w:date="2018-10-19T11:13:00Z">
            <w:rPr>
              <w:rFonts w:ascii="Times New Roman" w:eastAsia="Times New Roman" w:hAnsi="Times New Roman" w:cs="Times New Roman"/>
              <w:color w:val="262626"/>
              <w:kern w:val="0"/>
              <w:sz w:val="24"/>
              <w:szCs w:val="24"/>
              <w:lang w:eastAsia="en-AU"/>
              <w14:ligatures w14:val="none"/>
            </w:rPr>
          </w:rPrChange>
        </w:rPr>
        <w:t>The number of meetings with the instructor is entirely up to the project team. He simple asked to have an email at least once a fortnight, listing the teams progress.</w:t>
      </w:r>
    </w:p>
    <w:p w14:paraId="479F5B37" w14:textId="77777777" w:rsidR="0023178F" w:rsidRPr="009C6B74" w:rsidRDefault="0023178F" w:rsidP="00E942B5">
      <w:pPr>
        <w:spacing w:after="0"/>
        <w:ind w:left="0" w:right="0"/>
        <w:rPr>
          <w:rFonts w:eastAsia="Times New Roman" w:cstheme="minorHAnsi"/>
          <w:kern w:val="0"/>
          <w:lang w:eastAsia="en-AU"/>
          <w14:ligatures w14:val="none"/>
          <w:rPrChange w:id="708" w:author="Ryan G" w:date="2018-10-19T11:13:00Z">
            <w:rPr>
              <w:rFonts w:ascii="Times New Roman" w:eastAsia="Times New Roman" w:hAnsi="Times New Roman" w:cs="Times New Roman"/>
              <w:kern w:val="0"/>
              <w:sz w:val="24"/>
              <w:szCs w:val="24"/>
              <w:lang w:eastAsia="en-AU"/>
              <w14:ligatures w14:val="none"/>
            </w:rPr>
          </w:rPrChange>
        </w:rPr>
      </w:pPr>
    </w:p>
    <w:p w14:paraId="477B18BC" w14:textId="77777777" w:rsidR="0023178F" w:rsidRPr="009C6B74" w:rsidRDefault="0023178F" w:rsidP="000E6876">
      <w:pPr>
        <w:pStyle w:val="ListParagraph"/>
        <w:numPr>
          <w:ilvl w:val="1"/>
          <w:numId w:val="15"/>
        </w:numPr>
        <w:spacing w:after="0"/>
        <w:ind w:right="0"/>
        <w:jc w:val="both"/>
        <w:textAlignment w:val="baseline"/>
        <w:rPr>
          <w:rFonts w:eastAsia="Times New Roman" w:cstheme="minorHAnsi"/>
          <w:color w:val="262626"/>
          <w:kern w:val="0"/>
          <w:lang w:eastAsia="en-AU"/>
          <w14:ligatures w14:val="none"/>
          <w:rPrChange w:id="70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10"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711"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712" w:author="Ryan G" w:date="2018-10-19T11:13:00Z">
            <w:rPr>
              <w:rFonts w:ascii="Times New Roman" w:eastAsia="Times New Roman" w:hAnsi="Times New Roman" w:cs="Times New Roman"/>
              <w:color w:val="262626"/>
              <w:kern w:val="0"/>
              <w:sz w:val="24"/>
              <w:szCs w:val="24"/>
              <w:lang w:eastAsia="en-AU"/>
              <w14:ligatures w14:val="none"/>
            </w:rPr>
          </w:rPrChange>
        </w:rPr>
        <w:t xml:space="preserve"> is happy for anyone from the team to contact him directly via email so long as the whole team is included on the email. </w:t>
      </w:r>
      <w:proofErr w:type="gramStart"/>
      <w:r w:rsidRPr="009C6B74">
        <w:rPr>
          <w:rFonts w:eastAsia="Times New Roman" w:cstheme="minorHAnsi"/>
          <w:color w:val="262626"/>
          <w:kern w:val="0"/>
          <w:lang w:eastAsia="en-AU"/>
          <w14:ligatures w14:val="none"/>
          <w:rPrChange w:id="713" w:author="Ryan G" w:date="2018-10-19T11:13:00Z">
            <w:rPr>
              <w:rFonts w:ascii="Times New Roman" w:eastAsia="Times New Roman" w:hAnsi="Times New Roman" w:cs="Times New Roman"/>
              <w:color w:val="262626"/>
              <w:kern w:val="0"/>
              <w:sz w:val="24"/>
              <w:szCs w:val="24"/>
              <w:lang w:eastAsia="en-AU"/>
              <w14:ligatures w14:val="none"/>
            </w:rPr>
          </w:rPrChange>
        </w:rPr>
        <w:t>However</w:t>
      </w:r>
      <w:proofErr w:type="gramEnd"/>
      <w:r w:rsidRPr="009C6B74">
        <w:rPr>
          <w:rFonts w:eastAsia="Times New Roman" w:cstheme="minorHAnsi"/>
          <w:color w:val="262626"/>
          <w:kern w:val="0"/>
          <w:lang w:eastAsia="en-AU"/>
          <w14:ligatures w14:val="none"/>
          <w:rPrChange w:id="714" w:author="Ryan G" w:date="2018-10-19T11:13:00Z">
            <w:rPr>
              <w:rFonts w:ascii="Times New Roman" w:eastAsia="Times New Roman" w:hAnsi="Times New Roman" w:cs="Times New Roman"/>
              <w:color w:val="262626"/>
              <w:kern w:val="0"/>
              <w:sz w:val="24"/>
              <w:szCs w:val="24"/>
              <w:lang w:eastAsia="en-AU"/>
              <w14:ligatures w14:val="none"/>
            </w:rPr>
          </w:rPrChange>
        </w:rPr>
        <w:t xml:space="preserve"> Mr </w:t>
      </w:r>
      <w:proofErr w:type="spellStart"/>
      <w:r w:rsidRPr="009C6B74">
        <w:rPr>
          <w:rFonts w:eastAsia="Times New Roman" w:cstheme="minorHAnsi"/>
          <w:color w:val="262626"/>
          <w:kern w:val="0"/>
          <w:lang w:eastAsia="en-AU"/>
          <w14:ligatures w14:val="none"/>
          <w:rPrChange w:id="715"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716" w:author="Ryan G" w:date="2018-10-19T11:13:00Z">
            <w:rPr>
              <w:rFonts w:ascii="Times New Roman" w:eastAsia="Times New Roman" w:hAnsi="Times New Roman" w:cs="Times New Roman"/>
              <w:color w:val="262626"/>
              <w:kern w:val="0"/>
              <w:sz w:val="24"/>
              <w:szCs w:val="24"/>
              <w:lang w:eastAsia="en-AU"/>
              <w14:ligatures w14:val="none"/>
            </w:rPr>
          </w:rPrChange>
        </w:rPr>
        <w:t xml:space="preserve"> stated that for the purposes of the project management aspects of the course it is probably best if the team leader is the principle contact person.</w:t>
      </w:r>
    </w:p>
    <w:p w14:paraId="5870B046" w14:textId="77777777" w:rsidR="0023178F" w:rsidRPr="009C6B74" w:rsidRDefault="0023178F" w:rsidP="0023178F">
      <w:pPr>
        <w:spacing w:after="0"/>
        <w:ind w:left="0" w:right="0"/>
        <w:rPr>
          <w:rFonts w:eastAsia="Times New Roman" w:cstheme="minorHAnsi"/>
          <w:kern w:val="0"/>
          <w:lang w:eastAsia="en-AU"/>
          <w14:ligatures w14:val="none"/>
          <w:rPrChange w:id="717" w:author="Ryan G" w:date="2018-10-19T11:13:00Z">
            <w:rPr>
              <w:rFonts w:ascii="Times New Roman" w:eastAsia="Times New Roman" w:hAnsi="Times New Roman" w:cs="Times New Roman"/>
              <w:kern w:val="0"/>
              <w:sz w:val="24"/>
              <w:szCs w:val="24"/>
              <w:lang w:eastAsia="en-AU"/>
              <w14:ligatures w14:val="none"/>
            </w:rPr>
          </w:rPrChange>
        </w:rPr>
      </w:pPr>
    </w:p>
    <w:p w14:paraId="76274E4F" w14:textId="77777777" w:rsidR="0023178F" w:rsidRPr="009C6B74" w:rsidRDefault="0023178F" w:rsidP="0023178F">
      <w:pPr>
        <w:spacing w:after="0"/>
        <w:ind w:left="0" w:right="0"/>
        <w:jc w:val="both"/>
        <w:rPr>
          <w:rFonts w:eastAsia="Times New Roman" w:cstheme="minorHAnsi"/>
          <w:kern w:val="0"/>
          <w:lang w:eastAsia="en-AU"/>
          <w14:ligatures w14:val="none"/>
          <w:rPrChange w:id="718"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719" w:author="Ryan G" w:date="2018-10-19T11:13:00Z">
            <w:rPr>
              <w:rFonts w:ascii="Times New Roman" w:eastAsia="Times New Roman" w:hAnsi="Times New Roman" w:cs="Times New Roman"/>
              <w:b/>
              <w:bCs/>
              <w:color w:val="262626"/>
              <w:kern w:val="0"/>
              <w:sz w:val="24"/>
              <w:szCs w:val="24"/>
              <w:lang w:eastAsia="en-AU"/>
              <w14:ligatures w14:val="none"/>
            </w:rPr>
          </w:rPrChange>
        </w:rPr>
        <w:t xml:space="preserve">Requirements </w:t>
      </w:r>
    </w:p>
    <w:p w14:paraId="5CF42795" w14:textId="77777777" w:rsidR="0023178F" w:rsidRPr="009C6B74" w:rsidRDefault="0023178F" w:rsidP="0023178F">
      <w:pPr>
        <w:spacing w:after="0"/>
        <w:ind w:left="0" w:right="0"/>
        <w:rPr>
          <w:rFonts w:eastAsia="Times New Roman" w:cstheme="minorHAnsi"/>
          <w:kern w:val="0"/>
          <w:lang w:eastAsia="en-AU"/>
          <w14:ligatures w14:val="none"/>
          <w:rPrChange w:id="720" w:author="Ryan G" w:date="2018-10-19T11:13:00Z">
            <w:rPr>
              <w:rFonts w:ascii="Times New Roman" w:eastAsia="Times New Roman" w:hAnsi="Times New Roman" w:cs="Times New Roman"/>
              <w:kern w:val="0"/>
              <w:sz w:val="24"/>
              <w:szCs w:val="24"/>
              <w:lang w:eastAsia="en-AU"/>
              <w14:ligatures w14:val="none"/>
            </w:rPr>
          </w:rPrChange>
        </w:rPr>
      </w:pPr>
    </w:p>
    <w:p w14:paraId="1D9F54C6" w14:textId="77777777" w:rsidR="0023178F" w:rsidRPr="009C6B74" w:rsidRDefault="0023178F" w:rsidP="000E6876">
      <w:pPr>
        <w:numPr>
          <w:ilvl w:val="0"/>
          <w:numId w:val="10"/>
        </w:numPr>
        <w:spacing w:after="0"/>
        <w:ind w:left="0" w:right="0"/>
        <w:jc w:val="both"/>
        <w:textAlignment w:val="baseline"/>
        <w:rPr>
          <w:rFonts w:eastAsia="Times New Roman" w:cstheme="minorHAnsi"/>
          <w:color w:val="262626"/>
          <w:kern w:val="0"/>
          <w:lang w:eastAsia="en-AU"/>
          <w14:ligatures w14:val="none"/>
          <w:rPrChange w:id="721"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22"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723"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724" w:author="Ryan G" w:date="2018-10-19T11:13:00Z">
            <w:rPr>
              <w:rFonts w:ascii="Times New Roman" w:eastAsia="Times New Roman" w:hAnsi="Times New Roman" w:cs="Times New Roman"/>
              <w:color w:val="262626"/>
              <w:kern w:val="0"/>
              <w:sz w:val="24"/>
              <w:szCs w:val="24"/>
              <w:lang w:eastAsia="en-AU"/>
              <w14:ligatures w14:val="none"/>
            </w:rPr>
          </w:rPrChange>
        </w:rPr>
        <w:t xml:space="preserve"> identified the following points </w:t>
      </w:r>
      <w:proofErr w:type="gramStart"/>
      <w:r w:rsidRPr="009C6B74">
        <w:rPr>
          <w:rFonts w:eastAsia="Times New Roman" w:cstheme="minorHAnsi"/>
          <w:color w:val="262626"/>
          <w:kern w:val="0"/>
          <w:lang w:eastAsia="en-AU"/>
          <w14:ligatures w14:val="none"/>
          <w:rPrChange w:id="725" w:author="Ryan G" w:date="2018-10-19T11:13:00Z">
            <w:rPr>
              <w:rFonts w:ascii="Times New Roman" w:eastAsia="Times New Roman" w:hAnsi="Times New Roman" w:cs="Times New Roman"/>
              <w:color w:val="262626"/>
              <w:kern w:val="0"/>
              <w:sz w:val="24"/>
              <w:szCs w:val="24"/>
              <w:lang w:eastAsia="en-AU"/>
              <w14:ligatures w14:val="none"/>
            </w:rPr>
          </w:rPrChange>
        </w:rPr>
        <w:t>in regards to</w:t>
      </w:r>
      <w:proofErr w:type="gramEnd"/>
      <w:r w:rsidRPr="009C6B74">
        <w:rPr>
          <w:rFonts w:eastAsia="Times New Roman" w:cstheme="minorHAnsi"/>
          <w:color w:val="262626"/>
          <w:kern w:val="0"/>
          <w:lang w:eastAsia="en-AU"/>
          <w14:ligatures w14:val="none"/>
          <w:rPrChange w:id="726" w:author="Ryan G" w:date="2018-10-19T11:13:00Z">
            <w:rPr>
              <w:rFonts w:ascii="Times New Roman" w:eastAsia="Times New Roman" w:hAnsi="Times New Roman" w:cs="Times New Roman"/>
              <w:color w:val="262626"/>
              <w:kern w:val="0"/>
              <w:sz w:val="24"/>
              <w:szCs w:val="24"/>
              <w:lang w:eastAsia="en-AU"/>
              <w14:ligatures w14:val="none"/>
            </w:rPr>
          </w:rPrChange>
        </w:rPr>
        <w:t xml:space="preserve"> the project requirements:</w:t>
      </w:r>
    </w:p>
    <w:p w14:paraId="0483FB03" w14:textId="77777777" w:rsidR="0023178F" w:rsidRPr="009C6B74" w:rsidRDefault="0023178F" w:rsidP="0023178F">
      <w:pPr>
        <w:spacing w:after="0"/>
        <w:ind w:left="0" w:right="0"/>
        <w:rPr>
          <w:rFonts w:eastAsia="Times New Roman" w:cstheme="minorHAnsi"/>
          <w:kern w:val="0"/>
          <w:lang w:eastAsia="en-AU"/>
          <w14:ligatures w14:val="none"/>
          <w:rPrChange w:id="727" w:author="Ryan G" w:date="2018-10-19T11:13:00Z">
            <w:rPr>
              <w:rFonts w:ascii="Times New Roman" w:eastAsia="Times New Roman" w:hAnsi="Times New Roman" w:cs="Times New Roman"/>
              <w:kern w:val="0"/>
              <w:sz w:val="24"/>
              <w:szCs w:val="24"/>
              <w:lang w:eastAsia="en-AU"/>
              <w14:ligatures w14:val="none"/>
            </w:rPr>
          </w:rPrChange>
        </w:rPr>
      </w:pPr>
    </w:p>
    <w:p w14:paraId="564155B7"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2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29"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730"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731" w:author="Ryan G" w:date="2018-10-19T11:13:00Z">
            <w:rPr>
              <w:rFonts w:ascii="Times New Roman" w:eastAsia="Times New Roman" w:hAnsi="Times New Roman" w:cs="Times New Roman"/>
              <w:color w:val="262626"/>
              <w:kern w:val="0"/>
              <w:sz w:val="24"/>
              <w:szCs w:val="24"/>
              <w:lang w:eastAsia="en-AU"/>
              <w14:ligatures w14:val="none"/>
            </w:rPr>
          </w:rPrChange>
        </w:rPr>
        <w:t xml:space="preserve"> stated that clients generally want everything, however the project team obviously cannot implement everything. Collectively the team needs to figure out which features set will included in the final program. The team must intelligently select from the clients wish list and create something that is logically consistent and usable on its own.</w:t>
      </w:r>
    </w:p>
    <w:p w14:paraId="23822D17" w14:textId="77777777" w:rsidR="0023178F" w:rsidRPr="009C6B74" w:rsidRDefault="0023178F" w:rsidP="0023178F">
      <w:pPr>
        <w:spacing w:after="0"/>
        <w:ind w:left="0" w:right="0"/>
        <w:rPr>
          <w:rFonts w:eastAsia="Times New Roman" w:cstheme="minorHAnsi"/>
          <w:kern w:val="0"/>
          <w:lang w:eastAsia="en-AU"/>
          <w14:ligatures w14:val="none"/>
          <w:rPrChange w:id="732" w:author="Ryan G" w:date="2018-10-19T11:13:00Z">
            <w:rPr>
              <w:rFonts w:ascii="Times New Roman" w:eastAsia="Times New Roman" w:hAnsi="Times New Roman" w:cs="Times New Roman"/>
              <w:kern w:val="0"/>
              <w:sz w:val="24"/>
              <w:szCs w:val="24"/>
              <w:lang w:eastAsia="en-AU"/>
              <w14:ligatures w14:val="none"/>
            </w:rPr>
          </w:rPrChange>
        </w:rPr>
      </w:pPr>
    </w:p>
    <w:p w14:paraId="54089C80"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3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34" w:author="Ryan G" w:date="2018-10-19T11:13:00Z">
            <w:rPr>
              <w:rFonts w:ascii="Times New Roman" w:eastAsia="Times New Roman" w:hAnsi="Times New Roman" w:cs="Times New Roman"/>
              <w:color w:val="262626"/>
              <w:kern w:val="0"/>
              <w:sz w:val="24"/>
              <w:szCs w:val="24"/>
              <w:lang w:eastAsia="en-AU"/>
              <w14:ligatures w14:val="none"/>
            </w:rPr>
          </w:rPrChange>
        </w:rPr>
        <w:t xml:space="preserve">Mr </w:t>
      </w:r>
      <w:proofErr w:type="spellStart"/>
      <w:r w:rsidRPr="009C6B74">
        <w:rPr>
          <w:rFonts w:eastAsia="Times New Roman" w:cstheme="minorHAnsi"/>
          <w:color w:val="262626"/>
          <w:kern w:val="0"/>
          <w:lang w:eastAsia="en-AU"/>
          <w14:ligatures w14:val="none"/>
          <w:rPrChange w:id="735" w:author="Ryan G" w:date="2018-10-19T11:13:00Z">
            <w:rPr>
              <w:rFonts w:ascii="Times New Roman" w:eastAsia="Times New Roman" w:hAnsi="Times New Roman" w:cs="Times New Roman"/>
              <w:color w:val="262626"/>
              <w:kern w:val="0"/>
              <w:sz w:val="24"/>
              <w:szCs w:val="24"/>
              <w:lang w:eastAsia="en-AU"/>
              <w14:ligatures w14:val="none"/>
            </w:rPr>
          </w:rPrChange>
        </w:rPr>
        <w:t>Dekeyser</w:t>
      </w:r>
      <w:proofErr w:type="spellEnd"/>
      <w:r w:rsidRPr="009C6B74">
        <w:rPr>
          <w:rFonts w:eastAsia="Times New Roman" w:cstheme="minorHAnsi"/>
          <w:color w:val="262626"/>
          <w:kern w:val="0"/>
          <w:lang w:eastAsia="en-AU"/>
          <w14:ligatures w14:val="none"/>
          <w:rPrChange w:id="736" w:author="Ryan G" w:date="2018-10-19T11:13:00Z">
            <w:rPr>
              <w:rFonts w:ascii="Times New Roman" w:eastAsia="Times New Roman" w:hAnsi="Times New Roman" w:cs="Times New Roman"/>
              <w:color w:val="262626"/>
              <w:kern w:val="0"/>
              <w:sz w:val="24"/>
              <w:szCs w:val="24"/>
              <w:lang w:eastAsia="en-AU"/>
              <w14:ligatures w14:val="none"/>
            </w:rPr>
          </w:rPrChange>
        </w:rPr>
        <w:t xml:space="preserve"> stated that he will be able to indicate priority of features, but it is up to the team to decide on the features to include in the program.</w:t>
      </w:r>
    </w:p>
    <w:p w14:paraId="6968CFD6" w14:textId="77777777" w:rsidR="0023178F" w:rsidRPr="009C6B74" w:rsidRDefault="0023178F" w:rsidP="0023178F">
      <w:pPr>
        <w:spacing w:after="0"/>
        <w:ind w:left="0" w:right="0"/>
        <w:rPr>
          <w:rFonts w:eastAsia="Times New Roman" w:cstheme="minorHAnsi"/>
          <w:kern w:val="0"/>
          <w:lang w:eastAsia="en-AU"/>
          <w14:ligatures w14:val="none"/>
          <w:rPrChange w:id="737" w:author="Ryan G" w:date="2018-10-19T11:13:00Z">
            <w:rPr>
              <w:rFonts w:ascii="Times New Roman" w:eastAsia="Times New Roman" w:hAnsi="Times New Roman" w:cs="Times New Roman"/>
              <w:kern w:val="0"/>
              <w:sz w:val="24"/>
              <w:szCs w:val="24"/>
              <w:lang w:eastAsia="en-AU"/>
              <w14:ligatures w14:val="none"/>
            </w:rPr>
          </w:rPrChange>
        </w:rPr>
      </w:pPr>
    </w:p>
    <w:p w14:paraId="74FA2FD0" w14:textId="7B5F5185"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3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39" w:author="Ryan G" w:date="2018-10-19T11:13:00Z">
            <w:rPr>
              <w:rFonts w:ascii="Times New Roman" w:eastAsia="Times New Roman" w:hAnsi="Times New Roman" w:cs="Times New Roman"/>
              <w:color w:val="262626"/>
              <w:kern w:val="0"/>
              <w:sz w:val="24"/>
              <w:szCs w:val="24"/>
              <w:lang w:eastAsia="en-AU"/>
              <w14:ligatures w14:val="none"/>
            </w:rPr>
          </w:rPrChange>
        </w:rPr>
        <w:t xml:space="preserve">A firm requirement of the project is that the program must have, as a minimum, a simple search box. This would be a text box that the user inputs a tag. The tool then finds images using that tag. </w:t>
      </w:r>
      <w:r w:rsidR="00E942B5" w:rsidRPr="009C6B74">
        <w:rPr>
          <w:rFonts w:eastAsia="Times New Roman" w:cstheme="minorHAnsi"/>
          <w:color w:val="262626"/>
          <w:kern w:val="0"/>
          <w:lang w:eastAsia="en-AU"/>
          <w14:ligatures w14:val="none"/>
          <w:rPrChange w:id="740" w:author="Ryan G" w:date="2018-10-19T11:13:00Z">
            <w:rPr>
              <w:rFonts w:ascii="Times New Roman" w:eastAsia="Times New Roman" w:hAnsi="Times New Roman" w:cs="Times New Roman"/>
              <w:color w:val="262626"/>
              <w:kern w:val="0"/>
              <w:sz w:val="24"/>
              <w:szCs w:val="24"/>
              <w:lang w:eastAsia="en-AU"/>
              <w14:ligatures w14:val="none"/>
            </w:rPr>
          </w:rPrChange>
        </w:rPr>
        <w:t>Typically,</w:t>
      </w:r>
      <w:r w:rsidRPr="009C6B74">
        <w:rPr>
          <w:rFonts w:eastAsia="Times New Roman" w:cstheme="minorHAnsi"/>
          <w:color w:val="262626"/>
          <w:kern w:val="0"/>
          <w:lang w:eastAsia="en-AU"/>
          <w14:ligatures w14:val="none"/>
          <w:rPrChange w:id="741" w:author="Ryan G" w:date="2018-10-19T11:13:00Z">
            <w:rPr>
              <w:rFonts w:ascii="Times New Roman" w:eastAsia="Times New Roman" w:hAnsi="Times New Roman" w:cs="Times New Roman"/>
              <w:color w:val="262626"/>
              <w:kern w:val="0"/>
              <w:sz w:val="24"/>
              <w:szCs w:val="24"/>
              <w:lang w:eastAsia="en-AU"/>
              <w14:ligatures w14:val="none"/>
            </w:rPr>
          </w:rPrChange>
        </w:rPr>
        <w:t xml:space="preserve"> the search will use the words that are stored in the file path but could also search other DB fields.</w:t>
      </w:r>
    </w:p>
    <w:p w14:paraId="3D092E0E" w14:textId="77777777" w:rsidR="0023178F" w:rsidRPr="009C6B74" w:rsidRDefault="0023178F" w:rsidP="0023178F">
      <w:pPr>
        <w:spacing w:after="0"/>
        <w:ind w:left="0" w:right="0"/>
        <w:rPr>
          <w:rFonts w:eastAsia="Times New Roman" w:cstheme="minorHAnsi"/>
          <w:kern w:val="0"/>
          <w:lang w:eastAsia="en-AU"/>
          <w14:ligatures w14:val="none"/>
          <w:rPrChange w:id="742" w:author="Ryan G" w:date="2018-10-19T11:13:00Z">
            <w:rPr>
              <w:rFonts w:ascii="Times New Roman" w:eastAsia="Times New Roman" w:hAnsi="Times New Roman" w:cs="Times New Roman"/>
              <w:kern w:val="0"/>
              <w:sz w:val="24"/>
              <w:szCs w:val="24"/>
              <w:lang w:eastAsia="en-AU"/>
              <w14:ligatures w14:val="none"/>
            </w:rPr>
          </w:rPrChange>
        </w:rPr>
      </w:pPr>
    </w:p>
    <w:p w14:paraId="2438B3B7" w14:textId="4675EE76"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4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44" w:author="Ryan G" w:date="2018-10-19T11:13:00Z">
            <w:rPr>
              <w:rFonts w:ascii="Times New Roman" w:eastAsia="Times New Roman" w:hAnsi="Times New Roman" w:cs="Times New Roman"/>
              <w:color w:val="262626"/>
              <w:kern w:val="0"/>
              <w:sz w:val="24"/>
              <w:szCs w:val="24"/>
              <w:lang w:eastAsia="en-AU"/>
              <w14:ligatures w14:val="none"/>
            </w:rPr>
          </w:rPrChange>
        </w:rPr>
        <w:t xml:space="preserve">A client wish would be to have a complex search that would allow the user to specify complicated search </w:t>
      </w:r>
      <w:r w:rsidR="00E942B5" w:rsidRPr="009C6B74">
        <w:rPr>
          <w:rFonts w:eastAsia="Times New Roman" w:cstheme="minorHAnsi"/>
          <w:color w:val="262626"/>
          <w:kern w:val="0"/>
          <w:lang w:eastAsia="en-AU"/>
          <w14:ligatures w14:val="none"/>
          <w:rPrChange w:id="745" w:author="Ryan G" w:date="2018-10-19T11:13:00Z">
            <w:rPr>
              <w:rFonts w:ascii="Times New Roman" w:eastAsia="Times New Roman" w:hAnsi="Times New Roman" w:cs="Times New Roman"/>
              <w:color w:val="262626"/>
              <w:kern w:val="0"/>
              <w:sz w:val="24"/>
              <w:szCs w:val="24"/>
              <w:lang w:eastAsia="en-AU"/>
              <w14:ligatures w14:val="none"/>
            </w:rPr>
          </w:rPrChange>
        </w:rPr>
        <w:t>queries</w:t>
      </w:r>
      <w:r w:rsidRPr="009C6B74">
        <w:rPr>
          <w:rFonts w:eastAsia="Times New Roman" w:cstheme="minorHAnsi"/>
          <w:color w:val="262626"/>
          <w:kern w:val="0"/>
          <w:lang w:eastAsia="en-AU"/>
          <w14:ligatures w14:val="none"/>
          <w:rPrChange w:id="746" w:author="Ryan G" w:date="2018-10-19T11:13:00Z">
            <w:rPr>
              <w:rFonts w:ascii="Times New Roman" w:eastAsia="Times New Roman" w:hAnsi="Times New Roman" w:cs="Times New Roman"/>
              <w:color w:val="262626"/>
              <w:kern w:val="0"/>
              <w:sz w:val="24"/>
              <w:szCs w:val="24"/>
              <w:lang w:eastAsia="en-AU"/>
              <w14:ligatures w14:val="none"/>
            </w:rPr>
          </w:rPrChange>
        </w:rPr>
        <w:t xml:space="preserve">. The challenge with this functionality would be to create a user interface that would allow the complex query to be specified and have code that translates it into DB query. </w:t>
      </w:r>
    </w:p>
    <w:p w14:paraId="2E534B26" w14:textId="77777777" w:rsidR="0023178F" w:rsidRPr="009C6B74" w:rsidRDefault="0023178F" w:rsidP="0023178F">
      <w:pPr>
        <w:spacing w:after="0"/>
        <w:ind w:left="0" w:right="0"/>
        <w:rPr>
          <w:rFonts w:eastAsia="Times New Roman" w:cstheme="minorHAnsi"/>
          <w:kern w:val="0"/>
          <w:lang w:eastAsia="en-AU"/>
          <w14:ligatures w14:val="none"/>
          <w:rPrChange w:id="747" w:author="Ryan G" w:date="2018-10-19T11:13:00Z">
            <w:rPr>
              <w:rFonts w:ascii="Times New Roman" w:eastAsia="Times New Roman" w:hAnsi="Times New Roman" w:cs="Times New Roman"/>
              <w:kern w:val="0"/>
              <w:sz w:val="24"/>
              <w:szCs w:val="24"/>
              <w:lang w:eastAsia="en-AU"/>
              <w14:ligatures w14:val="none"/>
            </w:rPr>
          </w:rPrChange>
        </w:rPr>
      </w:pPr>
    </w:p>
    <w:p w14:paraId="4C76B836" w14:textId="49C2C3AB"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48"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49" w:author="Ryan G" w:date="2018-10-19T11:13:00Z">
            <w:rPr>
              <w:rFonts w:ascii="Times New Roman" w:eastAsia="Times New Roman" w:hAnsi="Times New Roman" w:cs="Times New Roman"/>
              <w:color w:val="262626"/>
              <w:kern w:val="0"/>
              <w:sz w:val="24"/>
              <w:szCs w:val="24"/>
              <w:lang w:eastAsia="en-AU"/>
              <w14:ligatures w14:val="none"/>
            </w:rPr>
          </w:rPrChange>
        </w:rPr>
        <w:t xml:space="preserve">The program is to be tested using the </w:t>
      </w:r>
      <w:r w:rsidR="00E942B5" w:rsidRPr="009C6B74">
        <w:rPr>
          <w:rFonts w:eastAsia="Times New Roman" w:cstheme="minorHAnsi"/>
          <w:color w:val="262626"/>
          <w:kern w:val="0"/>
          <w:lang w:eastAsia="en-AU"/>
          <w14:ligatures w14:val="none"/>
          <w:rPrChange w:id="750" w:author="Ryan G" w:date="2018-10-19T11:13:00Z">
            <w:rPr>
              <w:rFonts w:ascii="Times New Roman" w:eastAsia="Times New Roman" w:hAnsi="Times New Roman" w:cs="Times New Roman"/>
              <w:color w:val="262626"/>
              <w:kern w:val="0"/>
              <w:sz w:val="24"/>
              <w:szCs w:val="24"/>
              <w:lang w:eastAsia="en-AU"/>
              <w14:ligatures w14:val="none"/>
            </w:rPr>
          </w:rPrChange>
        </w:rPr>
        <w:t>team’s</w:t>
      </w:r>
      <w:r w:rsidRPr="009C6B74">
        <w:rPr>
          <w:rFonts w:eastAsia="Times New Roman" w:cstheme="minorHAnsi"/>
          <w:color w:val="262626"/>
          <w:kern w:val="0"/>
          <w:lang w:eastAsia="en-AU"/>
          <w14:ligatures w14:val="none"/>
          <w:rPrChange w:id="751" w:author="Ryan G" w:date="2018-10-19T11:13:00Z">
            <w:rPr>
              <w:rFonts w:ascii="Times New Roman" w:eastAsia="Times New Roman" w:hAnsi="Times New Roman" w:cs="Times New Roman"/>
              <w:color w:val="262626"/>
              <w:kern w:val="0"/>
              <w:sz w:val="24"/>
              <w:szCs w:val="24"/>
              <w:lang w:eastAsia="en-AU"/>
              <w14:ligatures w14:val="none"/>
            </w:rPr>
          </w:rPrChange>
        </w:rPr>
        <w:t xml:space="preserve"> own images. It is only required to work with around 20 – 30 images.</w:t>
      </w:r>
    </w:p>
    <w:p w14:paraId="0185CD6E" w14:textId="77777777" w:rsidR="0023178F" w:rsidRPr="009C6B74" w:rsidRDefault="0023178F" w:rsidP="0023178F">
      <w:pPr>
        <w:spacing w:after="0"/>
        <w:ind w:left="0" w:right="0"/>
        <w:rPr>
          <w:rFonts w:eastAsia="Times New Roman" w:cstheme="minorHAnsi"/>
          <w:kern w:val="0"/>
          <w:lang w:eastAsia="en-AU"/>
          <w14:ligatures w14:val="none"/>
          <w:rPrChange w:id="752" w:author="Ryan G" w:date="2018-10-19T11:13:00Z">
            <w:rPr>
              <w:rFonts w:ascii="Times New Roman" w:eastAsia="Times New Roman" w:hAnsi="Times New Roman" w:cs="Times New Roman"/>
              <w:kern w:val="0"/>
              <w:sz w:val="24"/>
              <w:szCs w:val="24"/>
              <w:lang w:eastAsia="en-AU"/>
              <w14:ligatures w14:val="none"/>
            </w:rPr>
          </w:rPrChange>
        </w:rPr>
      </w:pPr>
    </w:p>
    <w:p w14:paraId="0526B853"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53"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54" w:author="Ryan G" w:date="2018-10-19T11:13:00Z">
            <w:rPr>
              <w:rFonts w:ascii="Times New Roman" w:eastAsia="Times New Roman" w:hAnsi="Times New Roman" w:cs="Times New Roman"/>
              <w:color w:val="262626"/>
              <w:kern w:val="0"/>
              <w:sz w:val="24"/>
              <w:szCs w:val="24"/>
              <w:lang w:eastAsia="en-AU"/>
              <w14:ligatures w14:val="none"/>
            </w:rPr>
          </w:rPrChange>
        </w:rPr>
        <w:t>The program needs to be able to store and index JPEG images and doesn’t need to deal with RAW images.</w:t>
      </w:r>
    </w:p>
    <w:p w14:paraId="397A06F2" w14:textId="77777777" w:rsidR="0023178F" w:rsidRPr="009C6B74" w:rsidRDefault="0023178F" w:rsidP="0023178F">
      <w:pPr>
        <w:spacing w:after="0"/>
        <w:ind w:left="0" w:right="0"/>
        <w:rPr>
          <w:rFonts w:eastAsia="Times New Roman" w:cstheme="minorHAnsi"/>
          <w:kern w:val="0"/>
          <w:lang w:eastAsia="en-AU"/>
          <w14:ligatures w14:val="none"/>
          <w:rPrChange w:id="755" w:author="Ryan G" w:date="2018-10-19T11:13:00Z">
            <w:rPr>
              <w:rFonts w:ascii="Times New Roman" w:eastAsia="Times New Roman" w:hAnsi="Times New Roman" w:cs="Times New Roman"/>
              <w:kern w:val="0"/>
              <w:sz w:val="24"/>
              <w:szCs w:val="24"/>
              <w:lang w:eastAsia="en-AU"/>
              <w14:ligatures w14:val="none"/>
            </w:rPr>
          </w:rPrChange>
        </w:rPr>
      </w:pPr>
    </w:p>
    <w:p w14:paraId="19693922"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56"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57" w:author="Ryan G" w:date="2018-10-19T11:13:00Z">
            <w:rPr>
              <w:rFonts w:ascii="Times New Roman" w:eastAsia="Times New Roman" w:hAnsi="Times New Roman" w:cs="Times New Roman"/>
              <w:color w:val="262626"/>
              <w:kern w:val="0"/>
              <w:sz w:val="24"/>
              <w:szCs w:val="24"/>
              <w:lang w:eastAsia="en-AU"/>
              <w14:ligatures w14:val="none"/>
            </w:rPr>
          </w:rPrChange>
        </w:rPr>
        <w:lastRenderedPageBreak/>
        <w:t>One client wish is to be able to synchronise the metadata between the database and the photo.</w:t>
      </w:r>
    </w:p>
    <w:p w14:paraId="74C17EF4" w14:textId="77777777" w:rsidR="0023178F" w:rsidRPr="009C6B74" w:rsidRDefault="0023178F" w:rsidP="0023178F">
      <w:pPr>
        <w:spacing w:after="0"/>
        <w:ind w:left="0" w:right="0"/>
        <w:rPr>
          <w:rFonts w:eastAsia="Times New Roman" w:cstheme="minorHAnsi"/>
          <w:kern w:val="0"/>
          <w:lang w:eastAsia="en-AU"/>
          <w14:ligatures w14:val="none"/>
          <w:rPrChange w:id="758" w:author="Ryan G" w:date="2018-10-19T11:13:00Z">
            <w:rPr>
              <w:rFonts w:ascii="Times New Roman" w:eastAsia="Times New Roman" w:hAnsi="Times New Roman" w:cs="Times New Roman"/>
              <w:kern w:val="0"/>
              <w:sz w:val="24"/>
              <w:szCs w:val="24"/>
              <w:lang w:eastAsia="en-AU"/>
              <w14:ligatures w14:val="none"/>
            </w:rPr>
          </w:rPrChange>
        </w:rPr>
      </w:pPr>
    </w:p>
    <w:p w14:paraId="3E3039EC" w14:textId="77777777" w:rsidR="0023178F" w:rsidRPr="009C6B74" w:rsidRDefault="0023178F" w:rsidP="000E6876">
      <w:pPr>
        <w:numPr>
          <w:ilvl w:val="1"/>
          <w:numId w:val="16"/>
        </w:numPr>
        <w:spacing w:after="0"/>
        <w:ind w:right="0"/>
        <w:jc w:val="both"/>
        <w:textAlignment w:val="baseline"/>
        <w:rPr>
          <w:rFonts w:eastAsia="Times New Roman" w:cstheme="minorHAnsi"/>
          <w:color w:val="262626"/>
          <w:kern w:val="0"/>
          <w:lang w:eastAsia="en-AU"/>
          <w14:ligatures w14:val="none"/>
          <w:rPrChange w:id="759"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60" w:author="Ryan G" w:date="2018-10-19T11:13:00Z">
            <w:rPr>
              <w:rFonts w:ascii="Times New Roman" w:eastAsia="Times New Roman" w:hAnsi="Times New Roman" w:cs="Times New Roman"/>
              <w:color w:val="262626"/>
              <w:kern w:val="0"/>
              <w:sz w:val="24"/>
              <w:szCs w:val="24"/>
              <w:lang w:eastAsia="en-AU"/>
              <w14:ligatures w14:val="none"/>
            </w:rPr>
          </w:rPrChange>
        </w:rPr>
        <w:t>The team is not to use commercial Database software.</w:t>
      </w:r>
    </w:p>
    <w:p w14:paraId="5B2AE022" w14:textId="77777777" w:rsidR="0023178F" w:rsidRPr="009C6B74" w:rsidRDefault="0023178F" w:rsidP="0023178F">
      <w:pPr>
        <w:spacing w:after="0"/>
        <w:ind w:left="0" w:right="0"/>
        <w:rPr>
          <w:rFonts w:eastAsia="Times New Roman" w:cstheme="minorHAnsi"/>
          <w:kern w:val="0"/>
          <w:lang w:eastAsia="en-AU"/>
          <w14:ligatures w14:val="none"/>
          <w:rPrChange w:id="761" w:author="Ryan G" w:date="2018-10-19T11:13:00Z">
            <w:rPr>
              <w:rFonts w:ascii="Times New Roman" w:eastAsia="Times New Roman" w:hAnsi="Times New Roman" w:cs="Times New Roman"/>
              <w:kern w:val="0"/>
              <w:sz w:val="24"/>
              <w:szCs w:val="24"/>
              <w:lang w:eastAsia="en-AU"/>
              <w14:ligatures w14:val="none"/>
            </w:rPr>
          </w:rPrChange>
        </w:rPr>
      </w:pPr>
    </w:p>
    <w:p w14:paraId="16E56A8C" w14:textId="77777777" w:rsidR="0023178F" w:rsidRPr="009C6B74" w:rsidRDefault="0023178F" w:rsidP="0023178F">
      <w:pPr>
        <w:spacing w:after="0"/>
        <w:ind w:left="0" w:right="0"/>
        <w:jc w:val="both"/>
        <w:rPr>
          <w:rFonts w:eastAsia="Times New Roman" w:cstheme="minorHAnsi"/>
          <w:kern w:val="0"/>
          <w:lang w:eastAsia="en-AU"/>
          <w14:ligatures w14:val="none"/>
          <w:rPrChange w:id="762" w:author="Ryan G" w:date="2018-10-19T11:13: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763" w:author="Ryan G" w:date="2018-10-19T11:13:00Z">
            <w:rPr>
              <w:rFonts w:ascii="Times New Roman" w:eastAsia="Times New Roman" w:hAnsi="Times New Roman" w:cs="Times New Roman"/>
              <w:b/>
              <w:bCs/>
              <w:color w:val="262626"/>
              <w:kern w:val="0"/>
              <w:sz w:val="24"/>
              <w:szCs w:val="24"/>
              <w:lang w:eastAsia="en-AU"/>
              <w14:ligatures w14:val="none"/>
            </w:rPr>
          </w:rPrChange>
        </w:rPr>
        <w:t>Summation/Close</w:t>
      </w:r>
    </w:p>
    <w:p w14:paraId="7A352970" w14:textId="77777777" w:rsidR="0023178F" w:rsidRPr="009C6B74" w:rsidRDefault="0023178F" w:rsidP="0023178F">
      <w:pPr>
        <w:spacing w:after="0"/>
        <w:ind w:left="0" w:right="0"/>
        <w:rPr>
          <w:rFonts w:eastAsia="Times New Roman" w:cstheme="minorHAnsi"/>
          <w:kern w:val="0"/>
          <w:lang w:eastAsia="en-AU"/>
          <w14:ligatures w14:val="none"/>
          <w:rPrChange w:id="764" w:author="Ryan G" w:date="2018-10-19T11:13:00Z">
            <w:rPr>
              <w:rFonts w:ascii="Times New Roman" w:eastAsia="Times New Roman" w:hAnsi="Times New Roman" w:cs="Times New Roman"/>
              <w:kern w:val="0"/>
              <w:sz w:val="24"/>
              <w:szCs w:val="24"/>
              <w:lang w:eastAsia="en-AU"/>
              <w14:ligatures w14:val="none"/>
            </w:rPr>
          </w:rPrChange>
        </w:rPr>
      </w:pPr>
    </w:p>
    <w:p w14:paraId="6483B0CF" w14:textId="77777777" w:rsidR="0023178F" w:rsidRPr="009C6B74" w:rsidRDefault="0023178F" w:rsidP="000E6876">
      <w:pPr>
        <w:numPr>
          <w:ilvl w:val="0"/>
          <w:numId w:val="11"/>
        </w:numPr>
        <w:spacing w:after="0"/>
        <w:ind w:left="0" w:right="0"/>
        <w:jc w:val="both"/>
        <w:textAlignment w:val="baseline"/>
        <w:rPr>
          <w:rFonts w:eastAsia="Times New Roman" w:cstheme="minorHAnsi"/>
          <w:color w:val="262626"/>
          <w:kern w:val="0"/>
          <w:lang w:eastAsia="en-AU"/>
          <w14:ligatures w14:val="none"/>
          <w:rPrChange w:id="765" w:author="Ryan G" w:date="2018-10-19T11:13: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766" w:author="Ryan G" w:date="2018-10-19T11:13:00Z">
            <w:rPr>
              <w:rFonts w:ascii="Times New Roman" w:eastAsia="Times New Roman" w:hAnsi="Times New Roman" w:cs="Times New Roman"/>
              <w:color w:val="262626"/>
              <w:kern w:val="0"/>
              <w:sz w:val="24"/>
              <w:szCs w:val="24"/>
              <w:lang w:eastAsia="en-AU"/>
              <w14:ligatures w14:val="none"/>
            </w:rPr>
          </w:rPrChange>
        </w:rPr>
        <w:t>Project Sponsor closed the meeting by stating if anything was unclear, as a group try get to the heart of what was unclear and then request further clarification. The meeting concluded at 7:00PM</w:t>
      </w:r>
    </w:p>
    <w:p w14:paraId="6BD1DA59" w14:textId="40E4944F" w:rsidR="005D2990" w:rsidRDefault="005D2990">
      <w:pPr>
        <w:spacing w:after="240" w:line="252" w:lineRule="auto"/>
        <w:ind w:left="0" w:right="0"/>
      </w:pPr>
      <w:r>
        <w:br w:type="page"/>
      </w:r>
    </w:p>
    <w:p w14:paraId="75B6F5E0" w14:textId="48671976" w:rsidR="00E66B51" w:rsidRPr="009C6B74" w:rsidRDefault="00E66B51" w:rsidP="00E66B51">
      <w:pPr>
        <w:spacing w:after="0"/>
        <w:ind w:left="0" w:right="0"/>
        <w:jc w:val="both"/>
        <w:rPr>
          <w:rFonts w:eastAsia="Times New Roman" w:cstheme="minorHAnsi"/>
          <w:kern w:val="0"/>
          <w:lang w:eastAsia="en-AU"/>
          <w14:ligatures w14:val="none"/>
          <w:rPrChange w:id="767"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68" w:author="Ryan G" w:date="2018-10-19T11:14:00Z">
            <w:rPr>
              <w:rFonts w:ascii="Times New Roman" w:eastAsia="Times New Roman" w:hAnsi="Times New Roman" w:cs="Times New Roman"/>
              <w:color w:val="000000"/>
              <w:kern w:val="0"/>
              <w:sz w:val="24"/>
              <w:szCs w:val="24"/>
              <w:lang w:eastAsia="en-AU"/>
              <w14:ligatures w14:val="none"/>
            </w:rPr>
          </w:rPrChange>
        </w:rPr>
        <w:lastRenderedPageBreak/>
        <w:t>Minutes-2/18</w:t>
      </w:r>
    </w:p>
    <w:p w14:paraId="07038F82" w14:textId="77777777" w:rsidR="00E66B51" w:rsidRPr="009C6B74" w:rsidRDefault="00E66B51" w:rsidP="00E66B51">
      <w:pPr>
        <w:spacing w:after="0"/>
        <w:ind w:left="0" w:right="0"/>
        <w:rPr>
          <w:rFonts w:eastAsia="Times New Roman" w:cstheme="minorHAnsi"/>
          <w:kern w:val="0"/>
          <w:lang w:eastAsia="en-AU"/>
          <w14:ligatures w14:val="none"/>
          <w:rPrChange w:id="769" w:author="Ryan G" w:date="2018-10-19T11:14:00Z">
            <w:rPr>
              <w:rFonts w:ascii="Times New Roman" w:eastAsia="Times New Roman" w:hAnsi="Times New Roman" w:cs="Times New Roman"/>
              <w:kern w:val="0"/>
              <w:sz w:val="24"/>
              <w:szCs w:val="24"/>
              <w:lang w:eastAsia="en-AU"/>
              <w14:ligatures w14:val="none"/>
            </w:rPr>
          </w:rPrChange>
        </w:rPr>
      </w:pPr>
    </w:p>
    <w:p w14:paraId="5912B3F5" w14:textId="30794AF3" w:rsidR="00E66B51" w:rsidRPr="009C6B74" w:rsidRDefault="00E66B51" w:rsidP="00E66B51">
      <w:pPr>
        <w:spacing w:after="0"/>
        <w:ind w:left="0" w:right="0"/>
        <w:jc w:val="both"/>
        <w:rPr>
          <w:rFonts w:eastAsia="Times New Roman" w:cstheme="minorHAnsi"/>
          <w:kern w:val="0"/>
          <w:sz w:val="24"/>
          <w:lang w:eastAsia="en-AU"/>
          <w14:ligatures w14:val="none"/>
          <w:rPrChange w:id="770"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lang w:eastAsia="en-AU"/>
          <w14:ligatures w14:val="none"/>
          <w:rPrChange w:id="771"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MINUTES OF MARK IV TECH PROJECT </w:t>
      </w:r>
      <w:r w:rsidR="00C24952" w:rsidRPr="009C6B74">
        <w:rPr>
          <w:rFonts w:eastAsia="Times New Roman" w:cstheme="minorHAnsi"/>
          <w:b/>
          <w:bCs/>
          <w:color w:val="000000"/>
          <w:kern w:val="0"/>
          <w:sz w:val="24"/>
          <w:lang w:eastAsia="en-AU"/>
          <w14:ligatures w14:val="none"/>
          <w:rPrChange w:id="772" w:author="Ryan G" w:date="2018-10-19T11:14:00Z">
            <w:rPr>
              <w:rFonts w:ascii="Times New Roman" w:eastAsia="Times New Roman" w:hAnsi="Times New Roman" w:cs="Times New Roman"/>
              <w:b/>
              <w:bCs/>
              <w:color w:val="000000"/>
              <w:kern w:val="0"/>
              <w:sz w:val="24"/>
              <w:szCs w:val="24"/>
              <w:lang w:eastAsia="en-AU"/>
              <w14:ligatures w14:val="none"/>
            </w:rPr>
          </w:rPrChange>
        </w:rPr>
        <w:t>TEAM</w:t>
      </w:r>
      <w:r w:rsidRPr="009C6B74">
        <w:rPr>
          <w:rFonts w:eastAsia="Times New Roman" w:cstheme="minorHAnsi"/>
          <w:b/>
          <w:bCs/>
          <w:color w:val="000000"/>
          <w:kern w:val="0"/>
          <w:sz w:val="24"/>
          <w:lang w:eastAsia="en-AU"/>
          <w14:ligatures w14:val="none"/>
          <w:rPrChange w:id="773"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 MEETING </w:t>
      </w:r>
      <w:r w:rsidR="00C24952" w:rsidRPr="009C6B74">
        <w:rPr>
          <w:rFonts w:eastAsia="Times New Roman" w:cstheme="minorHAnsi"/>
          <w:b/>
          <w:bCs/>
          <w:color w:val="000000"/>
          <w:kern w:val="0"/>
          <w:sz w:val="24"/>
          <w:lang w:eastAsia="en-AU"/>
          <w14:ligatures w14:val="none"/>
          <w:rPrChange w:id="774" w:author="Ryan G" w:date="2018-10-19T11:14:00Z">
            <w:rPr>
              <w:rFonts w:ascii="Times New Roman" w:eastAsia="Times New Roman" w:hAnsi="Times New Roman" w:cs="Times New Roman"/>
              <w:b/>
              <w:bCs/>
              <w:color w:val="000000"/>
              <w:kern w:val="0"/>
              <w:sz w:val="24"/>
              <w:szCs w:val="24"/>
              <w:lang w:eastAsia="en-AU"/>
              <w14:ligatures w14:val="none"/>
            </w:rPr>
          </w:rPrChange>
        </w:rPr>
        <w:t>2</w:t>
      </w:r>
      <w:r w:rsidRPr="009C6B74">
        <w:rPr>
          <w:rFonts w:eastAsia="Times New Roman" w:cstheme="minorHAnsi"/>
          <w:b/>
          <w:bCs/>
          <w:color w:val="000000"/>
          <w:kern w:val="0"/>
          <w:sz w:val="24"/>
          <w:lang w:eastAsia="en-AU"/>
          <w14:ligatures w14:val="none"/>
          <w:rPrChange w:id="775" w:author="Ryan G" w:date="2018-10-19T11:14:00Z">
            <w:rPr>
              <w:rFonts w:ascii="Times New Roman" w:eastAsia="Times New Roman" w:hAnsi="Times New Roman" w:cs="Times New Roman"/>
              <w:b/>
              <w:bCs/>
              <w:color w:val="000000"/>
              <w:kern w:val="0"/>
              <w:sz w:val="24"/>
              <w:szCs w:val="24"/>
              <w:lang w:eastAsia="en-AU"/>
              <w14:ligatures w14:val="none"/>
            </w:rPr>
          </w:rPrChange>
        </w:rPr>
        <w:t>/18</w:t>
      </w:r>
    </w:p>
    <w:p w14:paraId="3D8EA7CE" w14:textId="520F8E31" w:rsidR="00E66B51" w:rsidRPr="009C6B74" w:rsidRDefault="00E66B51" w:rsidP="00E66B51">
      <w:pPr>
        <w:spacing w:after="0"/>
        <w:ind w:left="0" w:right="0"/>
        <w:jc w:val="both"/>
        <w:rPr>
          <w:rFonts w:eastAsia="Times New Roman" w:cstheme="minorHAnsi"/>
          <w:kern w:val="0"/>
          <w:sz w:val="24"/>
          <w:lang w:eastAsia="en-AU"/>
          <w14:ligatures w14:val="none"/>
          <w:rPrChange w:id="776"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sz w:val="24"/>
          <w:lang w:eastAsia="en-AU"/>
          <w14:ligatures w14:val="none"/>
          <w:rPrChange w:id="777"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ZOOM VIDEO CONFERENCE </w:t>
      </w:r>
      <w:r w:rsidR="000B41C0" w:rsidRPr="009C6B74">
        <w:rPr>
          <w:rFonts w:eastAsia="Times New Roman" w:cstheme="minorHAnsi"/>
          <w:b/>
          <w:bCs/>
          <w:color w:val="000000"/>
          <w:kern w:val="0"/>
          <w:sz w:val="24"/>
          <w:lang w:eastAsia="en-AU"/>
          <w14:ligatures w14:val="none"/>
          <w:rPrChange w:id="778" w:author="Ryan G" w:date="2018-10-19T11:14:00Z">
            <w:rPr>
              <w:rFonts w:ascii="Times New Roman" w:eastAsia="Times New Roman" w:hAnsi="Times New Roman" w:cs="Times New Roman"/>
              <w:b/>
              <w:bCs/>
              <w:color w:val="000000"/>
              <w:kern w:val="0"/>
              <w:sz w:val="24"/>
              <w:szCs w:val="24"/>
              <w:lang w:eastAsia="en-AU"/>
              <w14:ligatures w14:val="none"/>
            </w:rPr>
          </w:rPrChange>
        </w:rPr>
        <w:t>07</w:t>
      </w:r>
      <w:r w:rsidRPr="009C6B74">
        <w:rPr>
          <w:rFonts w:eastAsia="Times New Roman" w:cstheme="minorHAnsi"/>
          <w:b/>
          <w:bCs/>
          <w:color w:val="000000"/>
          <w:kern w:val="0"/>
          <w:sz w:val="24"/>
          <w:lang w:eastAsia="en-AU"/>
          <w14:ligatures w14:val="none"/>
          <w:rPrChange w:id="779"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 </w:t>
      </w:r>
      <w:r w:rsidR="000B41C0" w:rsidRPr="009C6B74">
        <w:rPr>
          <w:rFonts w:eastAsia="Times New Roman" w:cstheme="minorHAnsi"/>
          <w:b/>
          <w:bCs/>
          <w:color w:val="000000"/>
          <w:kern w:val="0"/>
          <w:sz w:val="24"/>
          <w:lang w:eastAsia="en-AU"/>
          <w14:ligatures w14:val="none"/>
          <w:rPrChange w:id="780" w:author="Ryan G" w:date="2018-10-19T11:14:00Z">
            <w:rPr>
              <w:rFonts w:ascii="Times New Roman" w:eastAsia="Times New Roman" w:hAnsi="Times New Roman" w:cs="Times New Roman"/>
              <w:b/>
              <w:bCs/>
              <w:color w:val="000000"/>
              <w:kern w:val="0"/>
              <w:sz w:val="24"/>
              <w:szCs w:val="24"/>
              <w:lang w:eastAsia="en-AU"/>
              <w14:ligatures w14:val="none"/>
            </w:rPr>
          </w:rPrChange>
        </w:rPr>
        <w:t>SEP</w:t>
      </w:r>
      <w:r w:rsidRPr="009C6B74">
        <w:rPr>
          <w:rFonts w:eastAsia="Times New Roman" w:cstheme="minorHAnsi"/>
          <w:b/>
          <w:bCs/>
          <w:color w:val="000000"/>
          <w:kern w:val="0"/>
          <w:sz w:val="24"/>
          <w:lang w:eastAsia="en-AU"/>
          <w14:ligatures w14:val="none"/>
          <w:rPrChange w:id="781"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 2018 6:30PM</w:t>
      </w:r>
    </w:p>
    <w:p w14:paraId="24C84F99" w14:textId="77777777" w:rsidR="00E66B51" w:rsidRPr="009C6B74" w:rsidRDefault="00E66B51" w:rsidP="00E66B51">
      <w:pPr>
        <w:spacing w:after="0"/>
        <w:ind w:left="0" w:right="0"/>
        <w:rPr>
          <w:rFonts w:eastAsia="Times New Roman" w:cstheme="minorHAnsi"/>
          <w:kern w:val="0"/>
          <w:lang w:eastAsia="en-AU"/>
          <w14:ligatures w14:val="none"/>
          <w:rPrChange w:id="782" w:author="Ryan G" w:date="2018-10-19T11:14:00Z">
            <w:rPr>
              <w:rFonts w:ascii="Times New Roman" w:eastAsia="Times New Roman" w:hAnsi="Times New Roman" w:cs="Times New Roman"/>
              <w:kern w:val="0"/>
              <w:sz w:val="24"/>
              <w:szCs w:val="24"/>
              <w:lang w:eastAsia="en-AU"/>
              <w14:ligatures w14:val="none"/>
            </w:rPr>
          </w:rPrChange>
        </w:rPr>
      </w:pPr>
    </w:p>
    <w:p w14:paraId="33A2582E" w14:textId="77777777" w:rsidR="00E66B51" w:rsidRPr="009C6B74" w:rsidRDefault="00E66B51" w:rsidP="00E66B51">
      <w:pPr>
        <w:spacing w:after="0"/>
        <w:ind w:left="0" w:right="0"/>
        <w:jc w:val="both"/>
        <w:rPr>
          <w:rFonts w:eastAsia="Times New Roman" w:cstheme="minorHAnsi"/>
          <w:kern w:val="0"/>
          <w:lang w:eastAsia="en-AU"/>
          <w14:ligatures w14:val="none"/>
          <w:rPrChange w:id="783"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000000"/>
          <w:kern w:val="0"/>
          <w:lang w:eastAsia="en-AU"/>
          <w14:ligatures w14:val="none"/>
          <w:rPrChange w:id="784" w:author="Ryan G" w:date="2018-10-19T11:14:00Z">
            <w:rPr>
              <w:rFonts w:ascii="Times New Roman" w:eastAsia="Times New Roman" w:hAnsi="Times New Roman" w:cs="Times New Roman"/>
              <w:b/>
              <w:bCs/>
              <w:color w:val="000000"/>
              <w:kern w:val="0"/>
              <w:sz w:val="24"/>
              <w:szCs w:val="24"/>
              <w:lang w:eastAsia="en-AU"/>
              <w14:ligatures w14:val="none"/>
            </w:rPr>
          </w:rPrChange>
        </w:rPr>
        <w:t xml:space="preserve">Attendees: </w:t>
      </w:r>
    </w:p>
    <w:p w14:paraId="761DAE01" w14:textId="77777777" w:rsidR="00E66B51" w:rsidRPr="009C6B74" w:rsidRDefault="00E66B51" w:rsidP="00E66B51">
      <w:pPr>
        <w:spacing w:after="0"/>
        <w:ind w:left="0" w:right="0"/>
        <w:jc w:val="both"/>
        <w:rPr>
          <w:rFonts w:eastAsia="Times New Roman" w:cstheme="minorHAnsi"/>
          <w:kern w:val="0"/>
          <w:lang w:eastAsia="en-AU"/>
          <w14:ligatures w14:val="none"/>
          <w:rPrChange w:id="785"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86" w:author="Ryan G" w:date="2018-10-19T11:14:00Z">
            <w:rPr>
              <w:rFonts w:ascii="Times New Roman" w:eastAsia="Times New Roman" w:hAnsi="Times New Roman" w:cs="Times New Roman"/>
              <w:color w:val="000000"/>
              <w:kern w:val="0"/>
              <w:sz w:val="24"/>
              <w:szCs w:val="24"/>
              <w:lang w:eastAsia="en-AU"/>
              <w14:ligatures w14:val="none"/>
            </w:rPr>
          </w:rPrChange>
        </w:rPr>
        <w:t xml:space="preserve">Mr I. </w:t>
      </w:r>
      <w:proofErr w:type="spellStart"/>
      <w:r w:rsidRPr="009C6B74">
        <w:rPr>
          <w:rFonts w:eastAsia="Times New Roman" w:cstheme="minorHAnsi"/>
          <w:color w:val="000000"/>
          <w:kern w:val="0"/>
          <w:lang w:eastAsia="en-AU"/>
          <w14:ligatures w14:val="none"/>
          <w:rPrChange w:id="787" w:author="Ryan G" w:date="2018-10-19T11:14:00Z">
            <w:rPr>
              <w:rFonts w:ascii="Times New Roman" w:eastAsia="Times New Roman" w:hAnsi="Times New Roman" w:cs="Times New Roman"/>
              <w:color w:val="000000"/>
              <w:kern w:val="0"/>
              <w:sz w:val="24"/>
              <w:szCs w:val="24"/>
              <w:lang w:eastAsia="en-AU"/>
              <w14:ligatures w14:val="none"/>
            </w:rPr>
          </w:rPrChange>
        </w:rPr>
        <w:t>Hertweck</w:t>
      </w:r>
      <w:proofErr w:type="spellEnd"/>
      <w:r w:rsidRPr="009C6B74">
        <w:rPr>
          <w:rFonts w:eastAsia="Times New Roman" w:cstheme="minorHAnsi"/>
          <w:color w:val="000000"/>
          <w:kern w:val="0"/>
          <w:lang w:eastAsia="en-AU"/>
          <w14:ligatures w14:val="none"/>
          <w:rPrChange w:id="788" w:author="Ryan G" w:date="2018-10-19T11:14:00Z">
            <w:rPr>
              <w:rFonts w:ascii="Times New Roman" w:eastAsia="Times New Roman" w:hAnsi="Times New Roman" w:cs="Times New Roman"/>
              <w:color w:val="000000"/>
              <w:kern w:val="0"/>
              <w:sz w:val="24"/>
              <w:szCs w:val="24"/>
              <w:lang w:eastAsia="en-AU"/>
              <w14:ligatures w14:val="none"/>
            </w:rPr>
          </w:rPrChange>
        </w:rPr>
        <w:t xml:space="preserve">    PROJECT MANAGER (Chair) </w:t>
      </w:r>
    </w:p>
    <w:p w14:paraId="5BC6D30B" w14:textId="51D8131E" w:rsidR="00E66B51" w:rsidRPr="009C6B74" w:rsidRDefault="00E66B51" w:rsidP="00E66B51">
      <w:pPr>
        <w:spacing w:after="0"/>
        <w:ind w:left="0" w:right="0"/>
        <w:jc w:val="both"/>
        <w:rPr>
          <w:rFonts w:eastAsia="Times New Roman" w:cstheme="minorHAnsi"/>
          <w:color w:val="000000"/>
          <w:kern w:val="0"/>
          <w:lang w:eastAsia="en-AU"/>
          <w14:ligatures w14:val="none"/>
          <w:rPrChange w:id="789" w:author="Ryan G" w:date="2018-10-19T11:14:00Z">
            <w:rPr>
              <w:rFonts w:ascii="Times New Roman" w:eastAsia="Times New Roman" w:hAnsi="Times New Roman" w:cs="Times New Roman"/>
              <w:color w:val="000000"/>
              <w:kern w:val="0"/>
              <w:sz w:val="24"/>
              <w:szCs w:val="24"/>
              <w:lang w:eastAsia="en-AU"/>
              <w14:ligatures w14:val="none"/>
            </w:rPr>
          </w:rPrChange>
        </w:rPr>
      </w:pPr>
      <w:r w:rsidRPr="009C6B74">
        <w:rPr>
          <w:rFonts w:eastAsia="Times New Roman" w:cstheme="minorHAnsi"/>
          <w:color w:val="000000"/>
          <w:kern w:val="0"/>
          <w:lang w:eastAsia="en-AU"/>
          <w14:ligatures w14:val="none"/>
          <w:rPrChange w:id="790" w:author="Ryan G" w:date="2018-10-19T11:14:00Z">
            <w:rPr>
              <w:rFonts w:ascii="Times New Roman" w:eastAsia="Times New Roman" w:hAnsi="Times New Roman" w:cs="Times New Roman"/>
              <w:color w:val="000000"/>
              <w:kern w:val="0"/>
              <w:sz w:val="24"/>
              <w:szCs w:val="24"/>
              <w:lang w:eastAsia="en-AU"/>
              <w14:ligatures w14:val="none"/>
            </w:rPr>
          </w:rPrChange>
        </w:rPr>
        <w:t xml:space="preserve">Mr R. George    PROJECT </w:t>
      </w:r>
      <w:r w:rsidR="00670E0D" w:rsidRPr="009C6B74">
        <w:rPr>
          <w:rFonts w:eastAsia="Times New Roman" w:cstheme="minorHAnsi"/>
          <w:color w:val="000000"/>
          <w:kern w:val="0"/>
          <w:lang w:eastAsia="en-AU"/>
          <w14:ligatures w14:val="none"/>
          <w:rPrChange w:id="791" w:author="Ryan G" w:date="2018-10-19T11:14:00Z">
            <w:rPr>
              <w:rFonts w:ascii="Times New Roman" w:eastAsia="Times New Roman" w:hAnsi="Times New Roman" w:cs="Times New Roman"/>
              <w:color w:val="000000"/>
              <w:kern w:val="0"/>
              <w:sz w:val="24"/>
              <w:szCs w:val="24"/>
              <w:lang w:eastAsia="en-AU"/>
              <w14:ligatures w14:val="none"/>
            </w:rPr>
          </w:rPrChange>
        </w:rPr>
        <w:t>TEAM (Secretary)</w:t>
      </w:r>
    </w:p>
    <w:p w14:paraId="69624821" w14:textId="5FC63334" w:rsidR="00670E0D" w:rsidRPr="009C6B74" w:rsidRDefault="00670E0D" w:rsidP="00E66B51">
      <w:pPr>
        <w:spacing w:after="0"/>
        <w:ind w:left="0" w:right="0"/>
        <w:jc w:val="both"/>
        <w:rPr>
          <w:rFonts w:eastAsia="Times New Roman" w:cstheme="minorHAnsi"/>
          <w:kern w:val="0"/>
          <w:lang w:eastAsia="en-AU"/>
          <w14:ligatures w14:val="none"/>
          <w:rPrChange w:id="792"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93" w:author="Ryan G" w:date="2018-10-19T11:14:00Z">
            <w:rPr>
              <w:rFonts w:ascii="Times New Roman" w:eastAsia="Times New Roman" w:hAnsi="Times New Roman" w:cs="Times New Roman"/>
              <w:color w:val="000000"/>
              <w:kern w:val="0"/>
              <w:sz w:val="24"/>
              <w:szCs w:val="24"/>
              <w:lang w:eastAsia="en-AU"/>
              <w14:ligatures w14:val="none"/>
            </w:rPr>
          </w:rPrChange>
        </w:rPr>
        <w:t xml:space="preserve">Mr G. Jones    PROJECT </w:t>
      </w:r>
      <w:r w:rsidRPr="009C6B74">
        <w:rPr>
          <w:rFonts w:eastAsia="Times New Roman" w:cstheme="minorHAnsi"/>
          <w:kern w:val="0"/>
          <w:lang w:eastAsia="en-AU"/>
          <w14:ligatures w14:val="none"/>
          <w:rPrChange w:id="794" w:author="Ryan G" w:date="2018-10-19T11:14:00Z">
            <w:rPr>
              <w:rFonts w:ascii="Times New Roman" w:eastAsia="Times New Roman" w:hAnsi="Times New Roman" w:cs="Times New Roman"/>
              <w:kern w:val="0"/>
              <w:sz w:val="24"/>
              <w:szCs w:val="24"/>
              <w:lang w:eastAsia="en-AU"/>
              <w14:ligatures w14:val="none"/>
            </w:rPr>
          </w:rPrChange>
        </w:rPr>
        <w:t>TEAM</w:t>
      </w:r>
    </w:p>
    <w:p w14:paraId="759B3D50" w14:textId="77777777" w:rsidR="00E66B51" w:rsidRPr="009C6B74" w:rsidRDefault="00E66B51" w:rsidP="00E66B51">
      <w:pPr>
        <w:spacing w:after="0"/>
        <w:ind w:left="0" w:right="0"/>
        <w:jc w:val="both"/>
        <w:rPr>
          <w:rFonts w:eastAsia="Times New Roman" w:cstheme="minorHAnsi"/>
          <w:kern w:val="0"/>
          <w:lang w:eastAsia="en-AU"/>
          <w14:ligatures w14:val="none"/>
          <w:rPrChange w:id="795"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color w:val="000000"/>
          <w:kern w:val="0"/>
          <w:lang w:eastAsia="en-AU"/>
          <w14:ligatures w14:val="none"/>
          <w:rPrChange w:id="796" w:author="Ryan G" w:date="2018-10-19T11:14:00Z">
            <w:rPr>
              <w:rFonts w:ascii="Times New Roman" w:eastAsia="Times New Roman" w:hAnsi="Times New Roman" w:cs="Times New Roman"/>
              <w:color w:val="000000"/>
              <w:kern w:val="0"/>
              <w:sz w:val="24"/>
              <w:szCs w:val="24"/>
              <w:lang w:eastAsia="en-AU"/>
              <w14:ligatures w14:val="none"/>
            </w:rPr>
          </w:rPrChange>
        </w:rPr>
        <w:t>Mr A Johnston    PROJECT TEAM</w:t>
      </w:r>
    </w:p>
    <w:p w14:paraId="1A802040" w14:textId="77777777" w:rsidR="00E66B51" w:rsidRPr="009C6B74" w:rsidRDefault="00E66B51" w:rsidP="00E66B51">
      <w:pPr>
        <w:spacing w:after="240"/>
        <w:ind w:left="0" w:right="0"/>
        <w:rPr>
          <w:rFonts w:eastAsia="Times New Roman" w:cstheme="minorHAnsi"/>
          <w:kern w:val="0"/>
          <w:lang w:eastAsia="en-AU"/>
          <w14:ligatures w14:val="none"/>
          <w:rPrChange w:id="797" w:author="Ryan G" w:date="2018-10-19T11:14:00Z">
            <w:rPr>
              <w:rFonts w:ascii="Times New Roman" w:eastAsia="Times New Roman" w:hAnsi="Times New Roman" w:cs="Times New Roman"/>
              <w:kern w:val="0"/>
              <w:sz w:val="24"/>
              <w:szCs w:val="24"/>
              <w:lang w:eastAsia="en-AU"/>
              <w14:ligatures w14:val="none"/>
            </w:rPr>
          </w:rPrChange>
        </w:rPr>
      </w:pPr>
    </w:p>
    <w:p w14:paraId="4061EA5A" w14:textId="3F37DF99" w:rsidR="00E66B51" w:rsidRPr="009C6B74" w:rsidRDefault="00670E0D" w:rsidP="00E66B51">
      <w:pPr>
        <w:spacing w:after="0"/>
        <w:ind w:left="0" w:right="0"/>
        <w:jc w:val="both"/>
        <w:rPr>
          <w:rFonts w:eastAsia="Times New Roman" w:cstheme="minorHAnsi"/>
          <w:b/>
          <w:kern w:val="0"/>
          <w:lang w:eastAsia="en-AU"/>
          <w14:ligatures w14:val="none"/>
          <w:rPrChange w:id="798" w:author="Ryan G" w:date="2018-10-19T11:14:00Z">
            <w:rPr>
              <w:rFonts w:ascii="Times New Roman" w:eastAsia="Times New Roman" w:hAnsi="Times New Roman" w:cs="Times New Roman"/>
              <w:b/>
              <w:kern w:val="0"/>
              <w:sz w:val="24"/>
              <w:szCs w:val="24"/>
              <w:lang w:eastAsia="en-AU"/>
              <w14:ligatures w14:val="none"/>
            </w:rPr>
          </w:rPrChange>
        </w:rPr>
      </w:pPr>
      <w:r w:rsidRPr="009C6B74">
        <w:rPr>
          <w:rFonts w:eastAsia="Times New Roman" w:cstheme="minorHAnsi"/>
          <w:b/>
          <w:kern w:val="0"/>
          <w:lang w:eastAsia="en-AU"/>
          <w14:ligatures w14:val="none"/>
          <w:rPrChange w:id="799" w:author="Ryan G" w:date="2018-10-19T11:14:00Z">
            <w:rPr>
              <w:rFonts w:ascii="Times New Roman" w:eastAsia="Times New Roman" w:hAnsi="Times New Roman" w:cs="Times New Roman"/>
              <w:b/>
              <w:kern w:val="0"/>
              <w:sz w:val="24"/>
              <w:szCs w:val="24"/>
              <w:lang w:eastAsia="en-AU"/>
              <w14:ligatures w14:val="none"/>
            </w:rPr>
          </w:rPrChange>
        </w:rPr>
        <w:t>Discussions</w:t>
      </w:r>
    </w:p>
    <w:p w14:paraId="7652068F" w14:textId="6E8757CE" w:rsidR="00670E0D" w:rsidRPr="007A7641" w:rsidRDefault="00C24952" w:rsidP="0082723F">
      <w:pPr>
        <w:ind w:left="0"/>
        <w:rPr>
          <w:rFonts w:cstheme="minorHAnsi"/>
        </w:rPr>
      </w:pPr>
      <w:r w:rsidRPr="009C6B74">
        <w:rPr>
          <w:rFonts w:cstheme="minorHAnsi"/>
        </w:rPr>
        <w:t>Th</w:t>
      </w:r>
      <w:r w:rsidR="0082723F" w:rsidRPr="009C6B74">
        <w:rPr>
          <w:rFonts w:cstheme="minorHAnsi"/>
        </w:rPr>
        <w:t>e Project manager commenced the meeting and explained that this was a quick team meeting to identify the strategies and requirements to successfully complete the project. The following points were made:</w:t>
      </w:r>
    </w:p>
    <w:p w14:paraId="471181CC" w14:textId="77777777" w:rsidR="00324AFC" w:rsidRPr="00A91D8A" w:rsidRDefault="00324AFC" w:rsidP="000E6876">
      <w:pPr>
        <w:pStyle w:val="ListParagraph"/>
        <w:numPr>
          <w:ilvl w:val="0"/>
          <w:numId w:val="17"/>
        </w:numPr>
        <w:rPr>
          <w:rFonts w:cstheme="minorHAnsi"/>
        </w:rPr>
      </w:pPr>
      <w:r w:rsidRPr="00A91D8A">
        <w:rPr>
          <w:rFonts w:cstheme="minorHAnsi"/>
        </w:rPr>
        <w:t>Advanced Search feature: include a form for each field that a user can fill in –</w:t>
      </w:r>
    </w:p>
    <w:p w14:paraId="05AD528B" w14:textId="77777777" w:rsidR="00324AFC" w:rsidRPr="004F7819" w:rsidRDefault="00324AFC" w:rsidP="000E6876">
      <w:pPr>
        <w:pStyle w:val="ListParagraph"/>
        <w:numPr>
          <w:ilvl w:val="0"/>
          <w:numId w:val="17"/>
        </w:numPr>
        <w:rPr>
          <w:rFonts w:cstheme="minorHAnsi"/>
        </w:rPr>
      </w:pPr>
      <w:r w:rsidRPr="004F7819">
        <w:rPr>
          <w:rFonts w:cstheme="minorHAnsi"/>
        </w:rPr>
        <w:t>database search on each field.</w:t>
      </w:r>
    </w:p>
    <w:p w14:paraId="09402CAD" w14:textId="35C0BB98" w:rsidR="00324AFC" w:rsidRPr="00A4141E" w:rsidRDefault="00324AFC" w:rsidP="000E6876">
      <w:pPr>
        <w:pStyle w:val="ListParagraph"/>
        <w:numPr>
          <w:ilvl w:val="0"/>
          <w:numId w:val="17"/>
        </w:numPr>
        <w:rPr>
          <w:rFonts w:cstheme="minorHAnsi"/>
        </w:rPr>
      </w:pPr>
      <w:r w:rsidRPr="00C5115D">
        <w:rPr>
          <w:rFonts w:cstheme="minorHAnsi"/>
        </w:rPr>
        <w:t xml:space="preserve">Start </w:t>
      </w:r>
      <w:r w:rsidR="0055266F" w:rsidRPr="00C5115D">
        <w:rPr>
          <w:rFonts w:cstheme="minorHAnsi"/>
        </w:rPr>
        <w:t>developing the advance search by using</w:t>
      </w:r>
      <w:r w:rsidRPr="00C5115D">
        <w:rPr>
          <w:rFonts w:cstheme="minorHAnsi"/>
        </w:rPr>
        <w:t xml:space="preserve"> general search parameters, then move onto more advanced</w:t>
      </w:r>
      <w:r w:rsidR="0055266F" w:rsidRPr="00A4141E">
        <w:rPr>
          <w:rFonts w:cstheme="minorHAnsi"/>
        </w:rPr>
        <w:t xml:space="preserve"> parameters. (Incremental development).</w:t>
      </w:r>
    </w:p>
    <w:p w14:paraId="7DFE9A4C" w14:textId="3B386D49" w:rsidR="00324AFC" w:rsidRPr="00DA4EDE" w:rsidRDefault="00324AFC" w:rsidP="000E6876">
      <w:pPr>
        <w:pStyle w:val="ListParagraph"/>
        <w:numPr>
          <w:ilvl w:val="0"/>
          <w:numId w:val="17"/>
        </w:numPr>
        <w:rPr>
          <w:rFonts w:cstheme="minorHAnsi"/>
        </w:rPr>
      </w:pPr>
      <w:r w:rsidRPr="00DA4EDE">
        <w:rPr>
          <w:rFonts w:cstheme="minorHAnsi"/>
        </w:rPr>
        <w:t>Continue communicating with Stijn via email.</w:t>
      </w:r>
    </w:p>
    <w:p w14:paraId="2B725151" w14:textId="06B2EF70" w:rsidR="00324AFC" w:rsidRPr="00704C78" w:rsidRDefault="00324AFC" w:rsidP="000E6876">
      <w:pPr>
        <w:pStyle w:val="ListParagraph"/>
        <w:numPr>
          <w:ilvl w:val="0"/>
          <w:numId w:val="17"/>
        </w:numPr>
        <w:rPr>
          <w:rFonts w:cstheme="minorHAnsi"/>
        </w:rPr>
      </w:pPr>
      <w:r w:rsidRPr="00DA4EDE">
        <w:rPr>
          <w:rFonts w:cstheme="minorHAnsi"/>
        </w:rPr>
        <w:t xml:space="preserve">Use one global </w:t>
      </w:r>
      <w:proofErr w:type="spellStart"/>
      <w:r w:rsidRPr="00DA4EDE">
        <w:rPr>
          <w:rFonts w:cstheme="minorHAnsi"/>
        </w:rPr>
        <w:t>css</w:t>
      </w:r>
      <w:proofErr w:type="spellEnd"/>
      <w:r w:rsidRPr="00DA4EDE">
        <w:rPr>
          <w:rFonts w:cstheme="minorHAnsi"/>
        </w:rPr>
        <w:t xml:space="preserve"> file</w:t>
      </w:r>
      <w:r w:rsidR="0055266F" w:rsidRPr="00704C78">
        <w:rPr>
          <w:rFonts w:cstheme="minorHAnsi"/>
        </w:rPr>
        <w:t xml:space="preserve"> is to be used to hold all site style code</w:t>
      </w:r>
      <w:r w:rsidRPr="00704C78">
        <w:rPr>
          <w:rFonts w:cstheme="minorHAnsi"/>
        </w:rPr>
        <w:t>.</w:t>
      </w:r>
    </w:p>
    <w:p w14:paraId="7412C071" w14:textId="30B06A3A" w:rsidR="00324AFC" w:rsidRPr="009C6B74" w:rsidRDefault="0055266F" w:rsidP="000E6876">
      <w:pPr>
        <w:pStyle w:val="ListParagraph"/>
        <w:numPr>
          <w:ilvl w:val="0"/>
          <w:numId w:val="17"/>
        </w:numPr>
        <w:rPr>
          <w:rFonts w:cstheme="minorHAnsi"/>
          <w:rPrChange w:id="800" w:author="Ryan G" w:date="2018-10-19T11:14:00Z">
            <w:rPr/>
          </w:rPrChange>
        </w:rPr>
      </w:pPr>
      <w:r w:rsidRPr="009C6B74">
        <w:rPr>
          <w:rFonts w:cstheme="minorHAnsi"/>
          <w:rPrChange w:id="801" w:author="Ryan G" w:date="2018-10-19T11:14:00Z">
            <w:rPr/>
          </w:rPrChange>
        </w:rPr>
        <w:t>The team would s</w:t>
      </w:r>
      <w:r w:rsidR="00324AFC" w:rsidRPr="009C6B74">
        <w:rPr>
          <w:rFonts w:cstheme="minorHAnsi"/>
          <w:rPrChange w:id="802" w:author="Ryan G" w:date="2018-10-19T11:14:00Z">
            <w:rPr/>
          </w:rPrChange>
        </w:rPr>
        <w:t>plit development into branches on GitHub.</w:t>
      </w:r>
    </w:p>
    <w:p w14:paraId="1F1D370E" w14:textId="196ED287" w:rsidR="00E66B51" w:rsidRPr="009C6B74" w:rsidRDefault="00E66B51" w:rsidP="00324AFC">
      <w:pPr>
        <w:rPr>
          <w:rFonts w:cstheme="minorHAnsi"/>
          <w:rPrChange w:id="803" w:author="Ryan G" w:date="2018-10-19T11:14:00Z">
            <w:rPr/>
          </w:rPrChange>
        </w:rPr>
      </w:pPr>
    </w:p>
    <w:p w14:paraId="42504A99" w14:textId="77777777" w:rsidR="00670E0D" w:rsidRPr="009C6B74" w:rsidRDefault="00670E0D" w:rsidP="00670E0D">
      <w:pPr>
        <w:spacing w:after="0"/>
        <w:ind w:left="0" w:right="0"/>
        <w:jc w:val="both"/>
        <w:rPr>
          <w:rFonts w:eastAsia="Times New Roman" w:cstheme="minorHAnsi"/>
          <w:kern w:val="0"/>
          <w:lang w:eastAsia="en-AU"/>
          <w14:ligatures w14:val="none"/>
          <w:rPrChange w:id="804" w:author="Ryan G" w:date="2018-10-19T11:14:00Z">
            <w:rPr>
              <w:rFonts w:ascii="Times New Roman" w:eastAsia="Times New Roman" w:hAnsi="Times New Roman" w:cs="Times New Roman"/>
              <w:kern w:val="0"/>
              <w:sz w:val="24"/>
              <w:szCs w:val="24"/>
              <w:lang w:eastAsia="en-AU"/>
              <w14:ligatures w14:val="none"/>
            </w:rPr>
          </w:rPrChange>
        </w:rPr>
      </w:pPr>
      <w:r w:rsidRPr="009C6B74">
        <w:rPr>
          <w:rFonts w:eastAsia="Times New Roman" w:cstheme="minorHAnsi"/>
          <w:b/>
          <w:bCs/>
          <w:color w:val="262626"/>
          <w:kern w:val="0"/>
          <w:lang w:eastAsia="en-AU"/>
          <w14:ligatures w14:val="none"/>
          <w:rPrChange w:id="805" w:author="Ryan G" w:date="2018-10-19T11:14:00Z">
            <w:rPr>
              <w:rFonts w:ascii="Times New Roman" w:eastAsia="Times New Roman" w:hAnsi="Times New Roman" w:cs="Times New Roman"/>
              <w:b/>
              <w:bCs/>
              <w:color w:val="262626"/>
              <w:kern w:val="0"/>
              <w:sz w:val="24"/>
              <w:szCs w:val="24"/>
              <w:lang w:eastAsia="en-AU"/>
              <w14:ligatures w14:val="none"/>
            </w:rPr>
          </w:rPrChange>
        </w:rPr>
        <w:t>Summation/Close</w:t>
      </w:r>
    </w:p>
    <w:p w14:paraId="1D4A98A4" w14:textId="77777777" w:rsidR="00670E0D" w:rsidRPr="009C6B74" w:rsidRDefault="00670E0D" w:rsidP="00670E0D">
      <w:pPr>
        <w:spacing w:after="0"/>
        <w:ind w:left="0" w:right="0"/>
        <w:rPr>
          <w:rFonts w:eastAsia="Times New Roman" w:cstheme="minorHAnsi"/>
          <w:kern w:val="0"/>
          <w:lang w:eastAsia="en-AU"/>
          <w14:ligatures w14:val="none"/>
          <w:rPrChange w:id="806" w:author="Ryan G" w:date="2018-10-19T11:14:00Z">
            <w:rPr>
              <w:rFonts w:ascii="Times New Roman" w:eastAsia="Times New Roman" w:hAnsi="Times New Roman" w:cs="Times New Roman"/>
              <w:kern w:val="0"/>
              <w:sz w:val="24"/>
              <w:szCs w:val="24"/>
              <w:lang w:eastAsia="en-AU"/>
              <w14:ligatures w14:val="none"/>
            </w:rPr>
          </w:rPrChange>
        </w:rPr>
      </w:pPr>
    </w:p>
    <w:p w14:paraId="51CE8E57" w14:textId="08472577" w:rsidR="00670E0D" w:rsidRPr="009C6B74" w:rsidRDefault="00670E0D" w:rsidP="000E6876">
      <w:pPr>
        <w:numPr>
          <w:ilvl w:val="0"/>
          <w:numId w:val="11"/>
        </w:numPr>
        <w:spacing w:after="0"/>
        <w:ind w:left="0" w:right="0"/>
        <w:jc w:val="both"/>
        <w:textAlignment w:val="baseline"/>
        <w:rPr>
          <w:rFonts w:eastAsia="Times New Roman" w:cstheme="minorHAnsi"/>
          <w:color w:val="262626"/>
          <w:kern w:val="0"/>
          <w:lang w:eastAsia="en-AU"/>
          <w14:ligatures w14:val="none"/>
          <w:rPrChange w:id="807" w:author="Ryan G" w:date="2018-10-19T11:14:00Z">
            <w:rPr>
              <w:rFonts w:ascii="Times New Roman" w:eastAsia="Times New Roman" w:hAnsi="Times New Roman" w:cs="Times New Roman"/>
              <w:color w:val="262626"/>
              <w:kern w:val="0"/>
              <w:sz w:val="24"/>
              <w:szCs w:val="24"/>
              <w:lang w:eastAsia="en-AU"/>
              <w14:ligatures w14:val="none"/>
            </w:rPr>
          </w:rPrChange>
        </w:rPr>
      </w:pPr>
      <w:r w:rsidRPr="009C6B74">
        <w:rPr>
          <w:rFonts w:eastAsia="Times New Roman" w:cstheme="minorHAnsi"/>
          <w:color w:val="262626"/>
          <w:kern w:val="0"/>
          <w:lang w:eastAsia="en-AU"/>
          <w14:ligatures w14:val="none"/>
          <w:rPrChange w:id="808" w:author="Ryan G" w:date="2018-10-19T11:14:00Z">
            <w:rPr>
              <w:rFonts w:ascii="Times New Roman" w:eastAsia="Times New Roman" w:hAnsi="Times New Roman" w:cs="Times New Roman"/>
              <w:color w:val="262626"/>
              <w:kern w:val="0"/>
              <w:sz w:val="24"/>
              <w:szCs w:val="24"/>
              <w:lang w:eastAsia="en-AU"/>
              <w14:ligatures w14:val="none"/>
            </w:rPr>
          </w:rPrChange>
        </w:rPr>
        <w:t xml:space="preserve">Project </w:t>
      </w:r>
      <w:r w:rsidR="0082723F" w:rsidRPr="009C6B74">
        <w:rPr>
          <w:rFonts w:eastAsia="Times New Roman" w:cstheme="minorHAnsi"/>
          <w:color w:val="262626"/>
          <w:kern w:val="0"/>
          <w:lang w:eastAsia="en-AU"/>
          <w14:ligatures w14:val="none"/>
          <w:rPrChange w:id="809" w:author="Ryan G" w:date="2018-10-19T11:14:00Z">
            <w:rPr>
              <w:rFonts w:ascii="Times New Roman" w:eastAsia="Times New Roman" w:hAnsi="Times New Roman" w:cs="Times New Roman"/>
              <w:color w:val="262626"/>
              <w:kern w:val="0"/>
              <w:sz w:val="24"/>
              <w:szCs w:val="24"/>
              <w:lang w:eastAsia="en-AU"/>
              <w14:ligatures w14:val="none"/>
            </w:rPr>
          </w:rPrChange>
        </w:rPr>
        <w:t>Manager</w:t>
      </w:r>
      <w:r w:rsidRPr="009C6B74">
        <w:rPr>
          <w:rFonts w:eastAsia="Times New Roman" w:cstheme="minorHAnsi"/>
          <w:color w:val="262626"/>
          <w:kern w:val="0"/>
          <w:lang w:eastAsia="en-AU"/>
          <w14:ligatures w14:val="none"/>
          <w:rPrChange w:id="810" w:author="Ryan G" w:date="2018-10-19T11:14:00Z">
            <w:rPr>
              <w:rFonts w:ascii="Times New Roman" w:eastAsia="Times New Roman" w:hAnsi="Times New Roman" w:cs="Times New Roman"/>
              <w:color w:val="262626"/>
              <w:kern w:val="0"/>
              <w:sz w:val="24"/>
              <w:szCs w:val="24"/>
              <w:lang w:eastAsia="en-AU"/>
              <w14:ligatures w14:val="none"/>
            </w:rPr>
          </w:rPrChange>
        </w:rPr>
        <w:t xml:space="preserve"> closed the meeting </w:t>
      </w:r>
      <w:r w:rsidR="0082723F" w:rsidRPr="009C6B74">
        <w:rPr>
          <w:rFonts w:eastAsia="Times New Roman" w:cstheme="minorHAnsi"/>
          <w:color w:val="262626"/>
          <w:kern w:val="0"/>
          <w:lang w:eastAsia="en-AU"/>
          <w14:ligatures w14:val="none"/>
          <w:rPrChange w:id="811" w:author="Ryan G" w:date="2018-10-19T11:14:00Z">
            <w:rPr>
              <w:rFonts w:ascii="Times New Roman" w:eastAsia="Times New Roman" w:hAnsi="Times New Roman" w:cs="Times New Roman"/>
              <w:color w:val="262626"/>
              <w:kern w:val="0"/>
              <w:sz w:val="24"/>
              <w:szCs w:val="24"/>
              <w:lang w:eastAsia="en-AU"/>
              <w14:ligatures w14:val="none"/>
            </w:rPr>
          </w:rPrChange>
        </w:rPr>
        <w:t xml:space="preserve">which </w:t>
      </w:r>
      <w:r w:rsidR="0055266F" w:rsidRPr="009C6B74">
        <w:rPr>
          <w:rFonts w:eastAsia="Times New Roman" w:cstheme="minorHAnsi"/>
          <w:color w:val="262626"/>
          <w:kern w:val="0"/>
          <w:lang w:eastAsia="en-AU"/>
          <w14:ligatures w14:val="none"/>
          <w:rPrChange w:id="812" w:author="Ryan G" w:date="2018-10-19T11:14:00Z">
            <w:rPr>
              <w:rFonts w:ascii="Times New Roman" w:eastAsia="Times New Roman" w:hAnsi="Times New Roman" w:cs="Times New Roman"/>
              <w:color w:val="262626"/>
              <w:kern w:val="0"/>
              <w:sz w:val="24"/>
              <w:szCs w:val="24"/>
              <w:lang w:eastAsia="en-AU"/>
              <w14:ligatures w14:val="none"/>
            </w:rPr>
          </w:rPrChange>
        </w:rPr>
        <w:t>concluded</w:t>
      </w:r>
      <w:r w:rsidRPr="009C6B74">
        <w:rPr>
          <w:rFonts w:eastAsia="Times New Roman" w:cstheme="minorHAnsi"/>
          <w:color w:val="262626"/>
          <w:kern w:val="0"/>
          <w:lang w:eastAsia="en-AU"/>
          <w14:ligatures w14:val="none"/>
          <w:rPrChange w:id="813" w:author="Ryan G" w:date="2018-10-19T11:14:00Z">
            <w:rPr>
              <w:rFonts w:ascii="Times New Roman" w:eastAsia="Times New Roman" w:hAnsi="Times New Roman" w:cs="Times New Roman"/>
              <w:color w:val="262626"/>
              <w:kern w:val="0"/>
              <w:sz w:val="24"/>
              <w:szCs w:val="24"/>
              <w:lang w:eastAsia="en-AU"/>
              <w14:ligatures w14:val="none"/>
            </w:rPr>
          </w:rPrChange>
        </w:rPr>
        <w:t xml:space="preserve"> at 7:00PM</w:t>
      </w:r>
    </w:p>
    <w:p w14:paraId="4B8F3359" w14:textId="7E30EB8A" w:rsidR="00A023E3" w:rsidRPr="009C6B74" w:rsidRDefault="00A023E3">
      <w:pPr>
        <w:spacing w:after="240" w:line="252" w:lineRule="auto"/>
        <w:ind w:left="0" w:right="0"/>
        <w:rPr>
          <w:rFonts w:cstheme="minorHAnsi"/>
        </w:rPr>
      </w:pPr>
      <w:r w:rsidRPr="009C6B74">
        <w:rPr>
          <w:rFonts w:cstheme="minorHAnsi"/>
        </w:rPr>
        <w:br w:type="page"/>
      </w:r>
    </w:p>
    <w:p w14:paraId="7E3923CB" w14:textId="1541C263" w:rsidR="00B46932" w:rsidRDefault="003857ED">
      <w:pPr>
        <w:pStyle w:val="Heading2"/>
        <w:ind w:left="0"/>
        <w:pPrChange w:id="814" w:author="Ryan G" w:date="2018-10-19T11:17:00Z">
          <w:pPr>
            <w:pStyle w:val="Heading2"/>
          </w:pPr>
        </w:pPrChange>
      </w:pPr>
      <w:bookmarkStart w:id="815" w:name="_Toc527703657"/>
      <w:bookmarkStart w:id="816" w:name="_Toc527711493"/>
      <w:r>
        <w:lastRenderedPageBreak/>
        <w:t xml:space="preserve">MESSENGER </w:t>
      </w:r>
      <w:ins w:id="817" w:author="Ryan G" w:date="2018-10-19T11:15:00Z">
        <w:r w:rsidR="00E40E4C">
          <w:t xml:space="preserve">MEETING </w:t>
        </w:r>
      </w:ins>
      <w:r>
        <w:t>MINUTES</w:t>
      </w:r>
      <w:bookmarkEnd w:id="815"/>
      <w:bookmarkEnd w:id="816"/>
    </w:p>
    <w:p w14:paraId="2D7E2D73" w14:textId="77777777" w:rsidR="00B46932" w:rsidRDefault="00B46932" w:rsidP="00324AFC"/>
    <w:p w14:paraId="2C63B952" w14:textId="14DBE6D9" w:rsidR="00E66B51" w:rsidRDefault="002308F4">
      <w:pPr>
        <w:ind w:left="0"/>
        <w:pPrChange w:id="818" w:author="Ryan G" w:date="2018-10-19T11:17:00Z">
          <w:pPr/>
        </w:pPrChange>
      </w:pPr>
      <w:r>
        <w:t xml:space="preserve">As the team was </w:t>
      </w:r>
      <w:r w:rsidR="001659B1">
        <w:t xml:space="preserve">distributed </w:t>
      </w:r>
      <w:r>
        <w:t xml:space="preserve">across three states </w:t>
      </w:r>
      <w:r w:rsidR="00C65266">
        <w:t>with</w:t>
      </w:r>
      <w:r>
        <w:t xml:space="preserve"> varying family and work commitments the team used Facebook </w:t>
      </w:r>
      <w:ins w:id="819" w:author="Ryan G" w:date="2018-10-19T11:14:00Z">
        <w:r w:rsidR="00E40E4C">
          <w:t>M</w:t>
        </w:r>
      </w:ins>
      <w:del w:id="820" w:author="Ryan G" w:date="2018-10-19T11:14:00Z">
        <w:r w:rsidDel="00E40E4C">
          <w:delText>m</w:delText>
        </w:r>
      </w:del>
      <w:r>
        <w:t>essenger to conduct the majority of their</w:t>
      </w:r>
      <w:r w:rsidR="002E4854">
        <w:t xml:space="preserve"> team</w:t>
      </w:r>
      <w:r>
        <w:t xml:space="preserve"> meetings</w:t>
      </w:r>
      <w:ins w:id="821" w:author="Ryan G" w:date="2018-10-19T11:14:00Z">
        <w:r w:rsidR="00E40E4C">
          <w:t xml:space="preserve"> in place of </w:t>
        </w:r>
      </w:ins>
      <w:ins w:id="822" w:author="Ryan G" w:date="2018-10-19T11:15:00Z">
        <w:r w:rsidR="00E40E4C">
          <w:t>pre-planned Zoom meetings</w:t>
        </w:r>
      </w:ins>
      <w:r>
        <w:t>. A central log of these meeting</w:t>
      </w:r>
      <w:ins w:id="823" w:author="Ryan G" w:date="2018-10-19T11:15:00Z">
        <w:r w:rsidR="00E40E4C">
          <w:t>s</w:t>
        </w:r>
      </w:ins>
      <w:r>
        <w:t xml:space="preserve"> was maintained</w:t>
      </w:r>
      <w:ins w:id="824" w:author="Ryan G" w:date="2018-10-19T11:15:00Z">
        <w:r w:rsidR="00E40E4C">
          <w:t xml:space="preserve"> </w:t>
        </w:r>
      </w:ins>
      <w:ins w:id="825" w:author="Ryan G" w:date="2018-10-19T11:16:00Z">
        <w:r w:rsidR="00E40E4C">
          <w:t>fortnightly</w:t>
        </w:r>
      </w:ins>
      <w:ins w:id="826" w:author="Ryan G" w:date="2018-10-19T11:15:00Z">
        <w:r w:rsidR="00E40E4C">
          <w:t>,</w:t>
        </w:r>
      </w:ins>
      <w:r>
        <w:t xml:space="preserve"> which summarise</w:t>
      </w:r>
      <w:ins w:id="827" w:author="Ryan G" w:date="2018-10-19T11:15:00Z">
        <w:r w:rsidR="00E40E4C">
          <w:t>s</w:t>
        </w:r>
      </w:ins>
      <w:del w:id="828" w:author="Ryan G" w:date="2018-10-19T11:15:00Z">
        <w:r w:rsidDel="00E40E4C">
          <w:delText>d</w:delText>
        </w:r>
      </w:del>
      <w:r>
        <w:t xml:space="preserve"> the topics </w:t>
      </w:r>
      <w:del w:id="829" w:author="Ryan G" w:date="2018-10-19T11:16:00Z">
        <w:r w:rsidDel="00E40E4C">
          <w:delText>discussed</w:delText>
        </w:r>
      </w:del>
      <w:ins w:id="830" w:author="Ryan G" w:date="2018-10-19T11:16:00Z">
        <w:r w:rsidR="00E40E4C">
          <w:t>discussed,</w:t>
        </w:r>
      </w:ins>
      <w:r>
        <w:t xml:space="preserve"> and decisions made. This log is shown below</w:t>
      </w:r>
      <w:ins w:id="831" w:author="Ryan G" w:date="2018-10-19T12:31:00Z">
        <w:r w:rsidR="00C5115D">
          <w:t>, along with supporting screenshots to demonstrate that the code of conduct was enforced throughout the project</w:t>
        </w:r>
      </w:ins>
      <w:r>
        <w:t xml:space="preserve">. </w:t>
      </w:r>
    </w:p>
    <w:p w14:paraId="4A63D333" w14:textId="77777777" w:rsidR="002308F4" w:rsidRDefault="002308F4" w:rsidP="001842C8"/>
    <w:p w14:paraId="24507B4D" w14:textId="3065AE25" w:rsidR="00E66B51" w:rsidRPr="002308F4" w:rsidRDefault="00E66B51">
      <w:pPr>
        <w:ind w:left="0"/>
        <w:rPr>
          <w:b/>
        </w:rPr>
        <w:pPrChange w:id="832" w:author="Ryan G" w:date="2018-10-19T11:17:00Z">
          <w:pPr/>
        </w:pPrChange>
      </w:pPr>
      <w:r w:rsidRPr="002308F4">
        <w:rPr>
          <w:b/>
        </w:rPr>
        <w:t>16</w:t>
      </w:r>
      <w:r w:rsidRPr="00CB3F02">
        <w:rPr>
          <w:b/>
          <w:vertAlign w:val="superscript"/>
        </w:rPr>
        <w:t>th</w:t>
      </w:r>
      <w:r w:rsidR="00CB3F02">
        <w:rPr>
          <w:b/>
        </w:rPr>
        <w:t xml:space="preserve"> - </w:t>
      </w:r>
      <w:r w:rsidRPr="002308F4">
        <w:rPr>
          <w:b/>
        </w:rPr>
        <w:t>30</w:t>
      </w:r>
      <w:r w:rsidR="00CE0B2D" w:rsidRPr="00CB3F02">
        <w:rPr>
          <w:b/>
          <w:vertAlign w:val="superscript"/>
        </w:rPr>
        <w:t>th</w:t>
      </w:r>
      <w:r w:rsidR="00CE0B2D">
        <w:rPr>
          <w:b/>
        </w:rPr>
        <w:t xml:space="preserve"> </w:t>
      </w:r>
      <w:r w:rsidR="00CE0B2D" w:rsidRPr="002308F4">
        <w:rPr>
          <w:b/>
        </w:rPr>
        <w:t>July</w:t>
      </w:r>
      <w:r w:rsidRPr="002308F4">
        <w:rPr>
          <w:b/>
        </w:rPr>
        <w:t xml:space="preserve"> 2018</w:t>
      </w:r>
    </w:p>
    <w:p w14:paraId="3E96F690" w14:textId="47D2C731" w:rsidR="00E66B51" w:rsidRDefault="00E66B51">
      <w:pPr>
        <w:ind w:left="0"/>
        <w:pPrChange w:id="833" w:author="Ryan G" w:date="2018-10-19T11:17:00Z">
          <w:pPr/>
        </w:pPrChange>
      </w:pPr>
      <w:r>
        <w:t xml:space="preserve">We began communicating via a Facebook Messenger group chat to talk about the criteria of our first group assignment; the project </w:t>
      </w:r>
      <w:r w:rsidR="000833DC">
        <w:t xml:space="preserve">planning </w:t>
      </w:r>
      <w:r>
        <w:t>report to present to the client. Our team leader, Isaac, scheduled a meeting with the project supervisor so that we could get a better grasp of the criteria and the requirements the client was after in relation to the project software. Our team brainstormed questions to ask the supervisor during the meeting and wrote them down on a document shared between everyone in the group.</w:t>
      </w:r>
    </w:p>
    <w:p w14:paraId="04A4B61C" w14:textId="7A70DA90" w:rsidR="002308F4" w:rsidRDefault="002308F4" w:rsidP="001842C8"/>
    <w:p w14:paraId="407DD7FE" w14:textId="3CB08FAC" w:rsidR="00E66B51" w:rsidRPr="002308F4" w:rsidRDefault="00E66B51">
      <w:pPr>
        <w:ind w:left="0"/>
        <w:rPr>
          <w:b/>
        </w:rPr>
        <w:pPrChange w:id="834" w:author="Ryan G" w:date="2018-10-19T11:16:00Z">
          <w:pPr/>
        </w:pPrChange>
      </w:pPr>
      <w:r w:rsidRPr="002308F4">
        <w:rPr>
          <w:b/>
        </w:rPr>
        <w:t>31</w:t>
      </w:r>
      <w:r w:rsidRPr="00CB3F02">
        <w:rPr>
          <w:b/>
          <w:vertAlign w:val="superscript"/>
        </w:rPr>
        <w:t>st</w:t>
      </w:r>
      <w:r w:rsidR="00CB3F02">
        <w:rPr>
          <w:b/>
        </w:rPr>
        <w:t xml:space="preserve"> </w:t>
      </w:r>
      <w:r w:rsidRPr="002308F4">
        <w:rPr>
          <w:b/>
        </w:rPr>
        <w:t>July – 14</w:t>
      </w:r>
      <w:r w:rsidRPr="00CB3F02">
        <w:rPr>
          <w:b/>
          <w:vertAlign w:val="superscript"/>
        </w:rPr>
        <w:t>th</w:t>
      </w:r>
      <w:r w:rsidR="00CB3F02">
        <w:rPr>
          <w:b/>
        </w:rPr>
        <w:t xml:space="preserve"> </w:t>
      </w:r>
      <w:r w:rsidRPr="002308F4">
        <w:rPr>
          <w:b/>
        </w:rPr>
        <w:t>August 2018</w:t>
      </w:r>
    </w:p>
    <w:p w14:paraId="36D3F168" w14:textId="7C30834E" w:rsidR="00E66B51" w:rsidRDefault="00E66B51">
      <w:pPr>
        <w:ind w:left="0"/>
        <w:pPrChange w:id="835" w:author="Ryan G" w:date="2018-10-19T11:17:00Z">
          <w:pPr/>
        </w:pPrChange>
      </w:pPr>
      <w:r>
        <w:t>After gathering more information about the project from our supervisor, we began working on the project report due in mid-August. For this assignment we shared our documents and timetables on Google Drive, where we could comment on each other’s work and provide constructive feedback. The group chat was used to discuss what each person was working on and where they were up to, what times we would be able to work on the assignment, and to discuss the assignment criteria.</w:t>
      </w:r>
      <w:r w:rsidR="000833DC">
        <w:t xml:space="preserve"> All assigned tasks were recorded on the central task management sheet.</w:t>
      </w:r>
    </w:p>
    <w:p w14:paraId="125F1BB1" w14:textId="77777777" w:rsidR="00E66B51" w:rsidRDefault="00E66B51" w:rsidP="001842C8"/>
    <w:p w14:paraId="7BE0FD37" w14:textId="2ECB3F01" w:rsidR="00E66B51" w:rsidRPr="002308F4" w:rsidRDefault="00E66B51">
      <w:pPr>
        <w:ind w:left="0"/>
        <w:rPr>
          <w:b/>
        </w:rPr>
        <w:pPrChange w:id="836" w:author="Ryan G" w:date="2018-10-19T11:16:00Z">
          <w:pPr/>
        </w:pPrChange>
      </w:pPr>
      <w:r w:rsidRPr="002308F4">
        <w:rPr>
          <w:b/>
        </w:rPr>
        <w:t>15</w:t>
      </w:r>
      <w:r w:rsidRPr="00CB3F02">
        <w:rPr>
          <w:b/>
          <w:vertAlign w:val="superscript"/>
        </w:rPr>
        <w:t>th</w:t>
      </w:r>
      <w:r w:rsidR="00CB3F02">
        <w:rPr>
          <w:b/>
        </w:rPr>
        <w:t xml:space="preserve"> </w:t>
      </w:r>
      <w:r w:rsidRPr="002308F4">
        <w:rPr>
          <w:b/>
        </w:rPr>
        <w:t>-29</w:t>
      </w:r>
      <w:r w:rsidRPr="00CB3F02">
        <w:rPr>
          <w:b/>
          <w:vertAlign w:val="superscript"/>
        </w:rPr>
        <w:t>th</w:t>
      </w:r>
      <w:r w:rsidR="00CB3F02">
        <w:rPr>
          <w:b/>
        </w:rPr>
        <w:t xml:space="preserve"> </w:t>
      </w:r>
      <w:r w:rsidRPr="002308F4">
        <w:rPr>
          <w:b/>
        </w:rPr>
        <w:t>August 2018</w:t>
      </w:r>
    </w:p>
    <w:p w14:paraId="015F3067" w14:textId="025D45DC" w:rsidR="00E66B51" w:rsidRDefault="00E66B51">
      <w:pPr>
        <w:ind w:left="0"/>
        <w:pPrChange w:id="837" w:author="Ryan G" w:date="2018-10-19T11:16:00Z">
          <w:pPr/>
        </w:pPrChange>
      </w:pPr>
      <w:r>
        <w:t>Throughout the month of August, we as a team had begun discussing which local server software we wanted use for the development and testing phase of the web-based image organiser. After trying different options such as LAMP on Linux, XAMPP on Mac, and XAMPP on Windows, and seeing what worked best with the majority of the team, we decided that XAMPP would be used for the development of the software. The messenger chat was primarily made of up conversations on how to fix issues were we experiencing with certain operating systems or software we had considered using.</w:t>
      </w:r>
    </w:p>
    <w:p w14:paraId="4F4DAC23" w14:textId="77777777" w:rsidR="00E66B51" w:rsidRDefault="00E66B51" w:rsidP="001842C8"/>
    <w:p w14:paraId="3BD097FD" w14:textId="333E82BF" w:rsidR="00E66B51" w:rsidRPr="002308F4" w:rsidRDefault="00E66B51">
      <w:pPr>
        <w:ind w:left="0"/>
        <w:rPr>
          <w:b/>
        </w:rPr>
        <w:pPrChange w:id="838" w:author="Ryan G" w:date="2018-10-19T11:16:00Z">
          <w:pPr/>
        </w:pPrChange>
      </w:pPr>
      <w:r w:rsidRPr="002308F4">
        <w:rPr>
          <w:b/>
        </w:rPr>
        <w:t>30</w:t>
      </w:r>
      <w:r w:rsidRPr="00CB3F02">
        <w:rPr>
          <w:b/>
          <w:vertAlign w:val="superscript"/>
        </w:rPr>
        <w:t>th</w:t>
      </w:r>
      <w:r w:rsidRPr="002308F4">
        <w:rPr>
          <w:b/>
        </w:rPr>
        <w:t xml:space="preserve"> August – 13</w:t>
      </w:r>
      <w:r w:rsidRPr="00CB3F02">
        <w:rPr>
          <w:b/>
          <w:vertAlign w:val="superscript"/>
        </w:rPr>
        <w:t>th</w:t>
      </w:r>
      <w:r w:rsidRPr="002308F4">
        <w:rPr>
          <w:b/>
        </w:rPr>
        <w:t xml:space="preserve"> September 2018</w:t>
      </w:r>
    </w:p>
    <w:p w14:paraId="4C63A412" w14:textId="268E5A67" w:rsidR="00E66B51" w:rsidRDefault="00E66B51">
      <w:pPr>
        <w:ind w:left="0"/>
        <w:pPrChange w:id="839" w:author="Ryan G" w:date="2018-10-19T11:16:00Z">
          <w:pPr/>
        </w:pPrChange>
      </w:pPr>
      <w:r>
        <w:t xml:space="preserve">Our team </w:t>
      </w:r>
      <w:ins w:id="840" w:author="Ryan G" w:date="2018-10-19T12:34:00Z">
        <w:r w:rsidR="00A4141E">
          <w:t xml:space="preserve">had </w:t>
        </w:r>
      </w:ins>
      <w:r>
        <w:t>begun developing the software</w:t>
      </w:r>
      <w:ins w:id="841" w:author="Ryan G" w:date="2018-10-19T12:34:00Z">
        <w:r w:rsidR="00A4141E">
          <w:t xml:space="preserve"> towards</w:t>
        </w:r>
      </w:ins>
      <w:del w:id="842" w:author="Ryan G" w:date="2018-10-19T12:34:00Z">
        <w:r w:rsidDel="00A4141E">
          <w:delText xml:space="preserve"> by</w:delText>
        </w:r>
      </w:del>
      <w:r>
        <w:t xml:space="preserve"> the end of August, with Gregory laying the main foundations of the website so that it would be easier to implement the project requirements further down the track. We all acknowledged any emails that were sent to the supervisor, and discussed any replies that we received. We also decided to use GitHub to collaborate on the software development and testing side of the project. This made it easier to track our progress, </w:t>
      </w:r>
      <w:r w:rsidR="00756308">
        <w:t>and we</w:t>
      </w:r>
      <w:r>
        <w:t xml:space="preserve"> could let each other know via Messenger when we were about to commit changes to the master branch. After more than a week of development, we decided to schedule a Zoom meeting among ourselves, and choose which areas we would focus on. It was decided that since Andrew and Gregory were more </w:t>
      </w:r>
      <w:r>
        <w:lastRenderedPageBreak/>
        <w:t>experienced in backend development, that they would keep a heavier focus on the backend side of the software development. Isaac and Ryan agreed to primarily work on the frontend code, and so we began dividing our work into multiple branches, so as to not overwrite each other’s progress.</w:t>
      </w:r>
    </w:p>
    <w:p w14:paraId="2FE56258" w14:textId="721D2612" w:rsidR="002308F4" w:rsidRDefault="002308F4" w:rsidP="001842C8"/>
    <w:p w14:paraId="24BF1C13" w14:textId="5D17C552" w:rsidR="00E66B51" w:rsidRPr="002308F4" w:rsidRDefault="00E66B51">
      <w:pPr>
        <w:ind w:left="0"/>
        <w:rPr>
          <w:b/>
        </w:rPr>
        <w:pPrChange w:id="843" w:author="Ryan G" w:date="2018-10-19T11:16:00Z">
          <w:pPr/>
        </w:pPrChange>
      </w:pPr>
      <w:r w:rsidRPr="002308F4">
        <w:rPr>
          <w:b/>
        </w:rPr>
        <w:t>14</w:t>
      </w:r>
      <w:r w:rsidRPr="00CB3F02">
        <w:rPr>
          <w:b/>
          <w:vertAlign w:val="superscript"/>
        </w:rPr>
        <w:t>th</w:t>
      </w:r>
      <w:r w:rsidR="00CB3F02">
        <w:rPr>
          <w:b/>
        </w:rPr>
        <w:t xml:space="preserve"> </w:t>
      </w:r>
      <w:r w:rsidRPr="002308F4">
        <w:rPr>
          <w:b/>
        </w:rPr>
        <w:t>-28</w:t>
      </w:r>
      <w:r w:rsidRPr="00CB3F02">
        <w:rPr>
          <w:b/>
          <w:vertAlign w:val="superscript"/>
        </w:rPr>
        <w:t>th</w:t>
      </w:r>
      <w:r w:rsidRPr="002308F4">
        <w:rPr>
          <w:b/>
        </w:rPr>
        <w:t xml:space="preserve"> September 2018</w:t>
      </w:r>
    </w:p>
    <w:p w14:paraId="52A4DD04" w14:textId="40236E99" w:rsidR="00E66B51" w:rsidRDefault="00E66B51">
      <w:pPr>
        <w:ind w:left="0"/>
        <w:pPrChange w:id="844" w:author="Ryan G" w:date="2018-10-19T11:16:00Z">
          <w:pPr/>
        </w:pPrChange>
      </w:pPr>
      <w:r>
        <w:t>Most of our messenger conversations during this time were about troubleshooting code and helping each other with bugs and errors. We had contacted our supervisor again to get some feedback on how the project development was going, as he had access to our GitHub repository.</w:t>
      </w:r>
    </w:p>
    <w:p w14:paraId="2A56C750" w14:textId="77777777" w:rsidR="007E17A2" w:rsidRDefault="007E17A2" w:rsidP="001842C8"/>
    <w:p w14:paraId="19BFD3AC" w14:textId="77777777" w:rsidR="00E66B51" w:rsidRPr="007E17A2" w:rsidRDefault="00E66B51">
      <w:pPr>
        <w:ind w:left="0"/>
        <w:rPr>
          <w:b/>
        </w:rPr>
        <w:pPrChange w:id="845" w:author="Ryan G" w:date="2018-10-19T11:16:00Z">
          <w:pPr/>
        </w:pPrChange>
      </w:pPr>
      <w:r w:rsidRPr="007E17A2">
        <w:rPr>
          <w:b/>
        </w:rPr>
        <w:t>27th September - 11th October 2018</w:t>
      </w:r>
    </w:p>
    <w:p w14:paraId="0ED4B222" w14:textId="6FDFD1B4" w:rsidR="00E66B51" w:rsidRDefault="00E66B51">
      <w:pPr>
        <w:ind w:left="0"/>
        <w:pPrChange w:id="846" w:author="Ryan G" w:date="2018-10-19T11:16:00Z">
          <w:pPr/>
        </w:pPrChange>
      </w:pPr>
      <w:r>
        <w:t>With the critical requirements of the project completed, most of our chat was focused on error checking and talk about how we would begin writing our final report and presentation of the developed software. We scheduled another meeting with our supervisor to demonstrate the work that we had done.</w:t>
      </w:r>
      <w:r w:rsidR="00772EBE">
        <w:t xml:space="preserve"> As all critical criteria were completed a new list of possible improvements was created and shared on google drive.</w:t>
      </w:r>
    </w:p>
    <w:p w14:paraId="0F3AE01B" w14:textId="77777777" w:rsidR="00CB3F02" w:rsidRDefault="00CB3F02" w:rsidP="001842C8"/>
    <w:p w14:paraId="46D3A4B5" w14:textId="77777777" w:rsidR="00CB3F02" w:rsidRDefault="007E17A2">
      <w:pPr>
        <w:ind w:left="0"/>
        <w:rPr>
          <w:b/>
        </w:rPr>
        <w:pPrChange w:id="847" w:author="Ryan G" w:date="2018-10-19T11:16:00Z">
          <w:pPr/>
        </w:pPrChange>
      </w:pPr>
      <w:r w:rsidRPr="007E17A2">
        <w:rPr>
          <w:b/>
        </w:rPr>
        <w:t>11</w:t>
      </w:r>
      <w:r w:rsidRPr="007E17A2">
        <w:rPr>
          <w:b/>
          <w:vertAlign w:val="superscript"/>
        </w:rPr>
        <w:t>th</w:t>
      </w:r>
      <w:r w:rsidRPr="007E17A2">
        <w:rPr>
          <w:b/>
        </w:rPr>
        <w:t xml:space="preserve"> </w:t>
      </w:r>
      <w:r w:rsidR="00CB3F02" w:rsidRPr="007E17A2">
        <w:rPr>
          <w:b/>
        </w:rPr>
        <w:t>- 19</w:t>
      </w:r>
      <w:r w:rsidR="00CB3F02" w:rsidRPr="007E17A2">
        <w:rPr>
          <w:b/>
          <w:vertAlign w:val="superscript"/>
        </w:rPr>
        <w:t>th</w:t>
      </w:r>
      <w:r w:rsidR="00CB3F02" w:rsidRPr="007E17A2">
        <w:rPr>
          <w:b/>
        </w:rPr>
        <w:t xml:space="preserve"> October</w:t>
      </w:r>
      <w:r w:rsidR="00CB3F02" w:rsidRPr="00E422C1">
        <w:rPr>
          <w:b/>
        </w:rPr>
        <w:t xml:space="preserve"> 2018</w:t>
      </w:r>
    </w:p>
    <w:p w14:paraId="57405A07" w14:textId="6B67AB73" w:rsidR="00ED4DEB" w:rsidRDefault="00ED4DEB" w:rsidP="00CB3F02">
      <w:pPr>
        <w:ind w:left="0"/>
      </w:pPr>
      <w:r>
        <w:t>Ryan created a</w:t>
      </w:r>
      <w:r w:rsidR="006C31C1" w:rsidRPr="00ED4DEB">
        <w:t xml:space="preserve"> video </w:t>
      </w:r>
      <w:r w:rsidRPr="00ED4DEB">
        <w:t>demonstration</w:t>
      </w:r>
      <w:r w:rsidR="006C31C1" w:rsidRPr="00ED4DEB">
        <w:t xml:space="preserve"> </w:t>
      </w:r>
      <w:r>
        <w:t xml:space="preserve">which </w:t>
      </w:r>
      <w:r w:rsidR="006C31C1" w:rsidRPr="00ED4DEB">
        <w:t xml:space="preserve">was </w:t>
      </w:r>
      <w:r w:rsidRPr="00ED4DEB">
        <w:t>provided to the project sponsor</w:t>
      </w:r>
      <w:r>
        <w:t xml:space="preserve"> who provided prompt feedback. All new client specified requirements were discussed and assigned. Once these features were implemented, the team leader assigned project report roles as per the task tracker. The team also discussed how to execute the project presentation. The presentation content was divided as below:</w:t>
      </w:r>
    </w:p>
    <w:p w14:paraId="211C6700" w14:textId="1AEE9ED8" w:rsidR="00ED4DEB" w:rsidRDefault="00ED4DEB" w:rsidP="00ED4DEB">
      <w:pPr>
        <w:pStyle w:val="ListParagraph"/>
        <w:numPr>
          <w:ilvl w:val="0"/>
          <w:numId w:val="23"/>
        </w:numPr>
      </w:pPr>
      <w:r>
        <w:t>Isaac - project management topics,</w:t>
      </w:r>
    </w:p>
    <w:p w14:paraId="0A1B39E0" w14:textId="5BD1D459" w:rsidR="00ED23D6" w:rsidRDefault="00ED4DEB" w:rsidP="00ED4DEB">
      <w:pPr>
        <w:pStyle w:val="ListParagraph"/>
        <w:numPr>
          <w:ilvl w:val="0"/>
          <w:numId w:val="23"/>
        </w:numPr>
      </w:pPr>
      <w:r>
        <w:t xml:space="preserve">Greg - browse and edit pages, </w:t>
      </w:r>
    </w:p>
    <w:p w14:paraId="42C50892" w14:textId="10FAFCA7" w:rsidR="00ED4DEB" w:rsidRDefault="00ED4DEB" w:rsidP="00ED4DEB">
      <w:pPr>
        <w:pStyle w:val="ListParagraph"/>
        <w:numPr>
          <w:ilvl w:val="0"/>
          <w:numId w:val="23"/>
        </w:numPr>
      </w:pPr>
      <w:r>
        <w:t>Ryan – front-end and search features,</w:t>
      </w:r>
    </w:p>
    <w:p w14:paraId="07BB5AC1" w14:textId="61B2909C" w:rsidR="00ED4DEB" w:rsidRDefault="00ED4DEB" w:rsidP="00ED4DEB">
      <w:pPr>
        <w:pStyle w:val="ListParagraph"/>
        <w:numPr>
          <w:ilvl w:val="0"/>
          <w:numId w:val="23"/>
        </w:numPr>
      </w:pPr>
      <w:r>
        <w:t>Andrew – filesystem brows</w:t>
      </w:r>
      <w:r w:rsidR="002620E7">
        <w:t>er</w:t>
      </w:r>
      <w:ins w:id="848" w:author="Ryan G" w:date="2018-10-19T12:34:00Z">
        <w:r w:rsidR="00DA4EDE">
          <w:t xml:space="preserve"> </w:t>
        </w:r>
      </w:ins>
      <w:r w:rsidR="002620E7">
        <w:t>(including multi-directory support) and nerd page</w:t>
      </w:r>
    </w:p>
    <w:p w14:paraId="42642B5E" w14:textId="5A4E73F4" w:rsidR="00ED4DEB" w:rsidRPr="00ED4DEB" w:rsidRDefault="00ED4DEB" w:rsidP="00ED4DEB">
      <w:pPr>
        <w:ind w:left="0"/>
      </w:pPr>
      <w:r>
        <w:t>It was decided that the team would create a video to submit, with Ryan combining all individual videos for submission.</w:t>
      </w:r>
    </w:p>
    <w:p w14:paraId="54BB6EFB" w14:textId="16F651D4" w:rsidR="00DA4EDE" w:rsidRDefault="00DA4EDE">
      <w:pPr>
        <w:spacing w:after="240" w:line="252" w:lineRule="auto"/>
        <w:ind w:left="0" w:right="0"/>
        <w:rPr>
          <w:ins w:id="849" w:author="Ryan G" w:date="2018-10-19T12:36:00Z"/>
          <w:b/>
        </w:rPr>
      </w:pPr>
      <w:ins w:id="850" w:author="Ryan G" w:date="2018-10-19T12:36:00Z">
        <w:r>
          <w:rPr>
            <w:b/>
          </w:rPr>
          <w:br w:type="page"/>
        </w:r>
      </w:ins>
    </w:p>
    <w:p w14:paraId="02ADE605" w14:textId="503A59EC" w:rsidR="00DA4EDE" w:rsidRDefault="00DA4EDE" w:rsidP="00DA4EDE">
      <w:pPr>
        <w:pStyle w:val="Heading2"/>
        <w:rPr>
          <w:ins w:id="851" w:author="Ryan G" w:date="2018-10-19T12:45:00Z"/>
        </w:rPr>
      </w:pPr>
      <w:ins w:id="852" w:author="Ryan G" w:date="2018-10-19T12:36:00Z">
        <w:r>
          <w:lastRenderedPageBreak/>
          <w:t xml:space="preserve">Messenger </w:t>
        </w:r>
      </w:ins>
      <w:ins w:id="853" w:author="Ryan G" w:date="2018-10-19T12:37:00Z">
        <w:r>
          <w:t>screencaps</w:t>
        </w:r>
      </w:ins>
    </w:p>
    <w:p w14:paraId="69987FE9" w14:textId="77777777" w:rsidR="00176893" w:rsidRPr="00176893" w:rsidRDefault="00176893" w:rsidP="00176893">
      <w:pPr>
        <w:pPrChange w:id="854" w:author="Ryan G" w:date="2018-10-19T12:45:00Z">
          <w:pPr>
            <w:ind w:left="0"/>
          </w:pPr>
        </w:pPrChange>
      </w:pPr>
    </w:p>
    <w:p w14:paraId="502A6C40" w14:textId="453862A7" w:rsidR="00ED23D6" w:rsidRDefault="00A4141E" w:rsidP="00A4141E">
      <w:pPr>
        <w:ind w:left="0"/>
        <w:jc w:val="center"/>
        <w:rPr>
          <w:b/>
        </w:rPr>
        <w:pPrChange w:id="855" w:author="Ryan G" w:date="2018-10-19T12:33:00Z">
          <w:pPr>
            <w:ind w:left="0"/>
          </w:pPr>
        </w:pPrChange>
      </w:pPr>
      <w:ins w:id="856" w:author="Ryan G" w:date="2018-10-19T12:33:00Z">
        <w:r>
          <w:rPr>
            <w:b/>
            <w:noProof/>
          </w:rPr>
          <w:drawing>
            <wp:inline distT="0" distB="0" distL="0" distR="0" wp14:anchorId="7B952954" wp14:editId="4FBE3D16">
              <wp:extent cx="5161664" cy="6957392"/>
              <wp:effectExtent l="0" t="0" r="1270" b="0"/>
              <wp:docPr id="2" name="Picture 2" descr="C:\Users\Ryan2\Documents\ShareX\Screenshots\2018-10\chrome_2018-10-19_12-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2\Documents\ShareX\Screenshots\2018-10\chrome_2018-10-19_12-17-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4494" cy="7015123"/>
                      </a:xfrm>
                      <a:prstGeom prst="rect">
                        <a:avLst/>
                      </a:prstGeom>
                      <a:noFill/>
                      <a:ln>
                        <a:noFill/>
                      </a:ln>
                    </pic:spPr>
                  </pic:pic>
                </a:graphicData>
              </a:graphic>
            </wp:inline>
          </w:drawing>
        </w:r>
      </w:ins>
    </w:p>
    <w:p w14:paraId="1C0302E7" w14:textId="359D745E" w:rsidR="00642425" w:rsidRDefault="00642425" w:rsidP="00CB3F02">
      <w:pPr>
        <w:ind w:left="0"/>
        <w:rPr>
          <w:ins w:id="857" w:author="Ryan G" w:date="2018-10-19T12:35:00Z"/>
          <w:b/>
        </w:rPr>
      </w:pPr>
    </w:p>
    <w:p w14:paraId="7486042D" w14:textId="77777777" w:rsidR="00DA4EDE" w:rsidRDefault="00DA4EDE" w:rsidP="00CB3F02">
      <w:pPr>
        <w:ind w:left="0"/>
        <w:rPr>
          <w:ins w:id="858" w:author="Ryan G" w:date="2018-10-19T12:33:00Z"/>
          <w:b/>
        </w:rPr>
      </w:pPr>
    </w:p>
    <w:p w14:paraId="13CA5806" w14:textId="21A53D36" w:rsidR="00A4141E" w:rsidRDefault="00A4141E" w:rsidP="00A4141E">
      <w:pPr>
        <w:ind w:left="0"/>
        <w:jc w:val="center"/>
        <w:rPr>
          <w:ins w:id="859" w:author="Ryan G" w:date="2018-10-19T12:33:00Z"/>
          <w:b/>
        </w:rPr>
      </w:pPr>
      <w:ins w:id="860" w:author="Ryan G" w:date="2018-10-19T12:33:00Z">
        <w:r>
          <w:rPr>
            <w:b/>
            <w:noProof/>
          </w:rPr>
          <w:lastRenderedPageBreak/>
          <w:drawing>
            <wp:inline distT="0" distB="0" distL="0" distR="0" wp14:anchorId="67CD9985" wp14:editId="29BEB0D0">
              <wp:extent cx="5186857" cy="7362908"/>
              <wp:effectExtent l="0" t="0" r="0" b="0"/>
              <wp:docPr id="13" name="Picture 13" descr="C:\Users\Ryan2\Documents\ShareX\Screenshots\2018-10\chrome_2018-10-19_12-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an2\Documents\ShareX\Screenshots\2018-10\chrome_2018-10-19_12-20-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4624" cy="7388128"/>
                      </a:xfrm>
                      <a:prstGeom prst="rect">
                        <a:avLst/>
                      </a:prstGeom>
                      <a:noFill/>
                      <a:ln>
                        <a:noFill/>
                      </a:ln>
                    </pic:spPr>
                  </pic:pic>
                </a:graphicData>
              </a:graphic>
            </wp:inline>
          </w:drawing>
        </w:r>
      </w:ins>
    </w:p>
    <w:p w14:paraId="5B29F271" w14:textId="2BFA9C1F" w:rsidR="00A4141E" w:rsidRDefault="00A4141E" w:rsidP="00A4141E">
      <w:pPr>
        <w:ind w:left="0"/>
        <w:jc w:val="center"/>
        <w:rPr>
          <w:ins w:id="861" w:author="Ryan G" w:date="2018-10-19T12:33:00Z"/>
          <w:b/>
        </w:rPr>
      </w:pPr>
    </w:p>
    <w:p w14:paraId="4844191E" w14:textId="0975C0F9" w:rsidR="00A4141E" w:rsidRDefault="00700774" w:rsidP="00A4141E">
      <w:pPr>
        <w:ind w:left="0"/>
        <w:jc w:val="center"/>
        <w:rPr>
          <w:ins w:id="862" w:author="Ryan G" w:date="2018-10-19T12:38:00Z"/>
          <w:b/>
        </w:rPr>
      </w:pPr>
      <w:ins w:id="863" w:author="Ryan G" w:date="2018-10-19T12:38:00Z">
        <w:r>
          <w:rPr>
            <w:b/>
            <w:noProof/>
          </w:rPr>
          <w:lastRenderedPageBreak/>
          <w:drawing>
            <wp:inline distT="0" distB="0" distL="0" distR="0" wp14:anchorId="53D1B834" wp14:editId="3573FE8F">
              <wp:extent cx="5306087" cy="8028826"/>
              <wp:effectExtent l="0" t="0" r="8890" b="0"/>
              <wp:docPr id="17" name="Picture 17" descr="C:\Users\Ryan2\Documents\ShareX\Screenshots\2018-10\chrome_2018-10-19_12-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an2\Documents\ShareX\Screenshots\2018-10\chrome_2018-10-19_12-23-2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513" cy="8099076"/>
                      </a:xfrm>
                      <a:prstGeom prst="rect">
                        <a:avLst/>
                      </a:prstGeom>
                      <a:noFill/>
                      <a:ln>
                        <a:noFill/>
                      </a:ln>
                    </pic:spPr>
                  </pic:pic>
                </a:graphicData>
              </a:graphic>
            </wp:inline>
          </w:drawing>
        </w:r>
      </w:ins>
    </w:p>
    <w:p w14:paraId="0578C489" w14:textId="05187877" w:rsidR="00700774" w:rsidRDefault="00700774" w:rsidP="00A4141E">
      <w:pPr>
        <w:ind w:left="0"/>
        <w:jc w:val="center"/>
        <w:rPr>
          <w:ins w:id="864" w:author="Ryan G" w:date="2018-10-19T12:38:00Z"/>
          <w:b/>
        </w:rPr>
      </w:pPr>
    </w:p>
    <w:p w14:paraId="16D225A8" w14:textId="13679EF7" w:rsidR="00700774" w:rsidRDefault="00700774" w:rsidP="00A4141E">
      <w:pPr>
        <w:ind w:left="0"/>
        <w:jc w:val="center"/>
        <w:rPr>
          <w:ins w:id="865" w:author="Ryan G" w:date="2018-10-19T12:38:00Z"/>
          <w:b/>
        </w:rPr>
      </w:pPr>
      <w:ins w:id="866" w:author="Ryan G" w:date="2018-10-19T12:38:00Z">
        <w:r>
          <w:rPr>
            <w:b/>
            <w:noProof/>
          </w:rPr>
          <w:drawing>
            <wp:inline distT="0" distB="0" distL="0" distR="0" wp14:anchorId="6BA15BD2" wp14:editId="47F9E834">
              <wp:extent cx="5310907" cy="6750215"/>
              <wp:effectExtent l="0" t="0" r="4445" b="0"/>
              <wp:docPr id="18" name="Picture 18" descr="C:\Users\Ryan2\Documents\ShareX\Screenshots\2018-10\chrome_2018-10-19_12-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2\Documents\ShareX\Screenshots\2018-10\chrome_2018-10-19_12-24-4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3751" cy="6830090"/>
                      </a:xfrm>
                      <a:prstGeom prst="rect">
                        <a:avLst/>
                      </a:prstGeom>
                      <a:noFill/>
                      <a:ln>
                        <a:noFill/>
                      </a:ln>
                    </pic:spPr>
                  </pic:pic>
                </a:graphicData>
              </a:graphic>
            </wp:inline>
          </w:drawing>
        </w:r>
      </w:ins>
    </w:p>
    <w:p w14:paraId="094A175E" w14:textId="3BB7BB0F" w:rsidR="00700774" w:rsidRDefault="00700774" w:rsidP="00A4141E">
      <w:pPr>
        <w:ind w:left="0"/>
        <w:jc w:val="center"/>
        <w:rPr>
          <w:ins w:id="867" w:author="Ryan G" w:date="2018-10-19T12:38:00Z"/>
          <w:b/>
        </w:rPr>
      </w:pPr>
    </w:p>
    <w:p w14:paraId="128FF26A" w14:textId="69A1CE34" w:rsidR="00700774" w:rsidRDefault="00700774" w:rsidP="00A4141E">
      <w:pPr>
        <w:ind w:left="0"/>
        <w:jc w:val="center"/>
        <w:rPr>
          <w:ins w:id="868" w:author="Ryan G" w:date="2018-10-19T12:39:00Z"/>
          <w:b/>
        </w:rPr>
      </w:pPr>
      <w:ins w:id="869" w:author="Ryan G" w:date="2018-10-19T12:39:00Z">
        <w:r>
          <w:rPr>
            <w:b/>
            <w:noProof/>
          </w:rPr>
          <w:lastRenderedPageBreak/>
          <w:drawing>
            <wp:inline distT="0" distB="0" distL="0" distR="0" wp14:anchorId="4A0B315D" wp14:editId="765DE647">
              <wp:extent cx="5153633" cy="7243048"/>
              <wp:effectExtent l="0" t="0" r="9525" b="0"/>
              <wp:docPr id="19" name="Picture 19" descr="C:\Users\Ryan2\Documents\ShareX\Screenshots\2018-10\chrome_2018-10-19_12-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chrome_2018-10-19_12-26-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1377" cy="7380419"/>
                      </a:xfrm>
                      <a:prstGeom prst="rect">
                        <a:avLst/>
                      </a:prstGeom>
                      <a:noFill/>
                      <a:ln>
                        <a:noFill/>
                      </a:ln>
                    </pic:spPr>
                  </pic:pic>
                </a:graphicData>
              </a:graphic>
            </wp:inline>
          </w:drawing>
        </w:r>
      </w:ins>
    </w:p>
    <w:p w14:paraId="7F708AC3" w14:textId="33DDC755" w:rsidR="00700774" w:rsidRDefault="00700774" w:rsidP="00A4141E">
      <w:pPr>
        <w:ind w:left="0"/>
        <w:jc w:val="center"/>
        <w:rPr>
          <w:ins w:id="870" w:author="Ryan G" w:date="2018-10-19T12:39:00Z"/>
          <w:b/>
        </w:rPr>
      </w:pPr>
    </w:p>
    <w:p w14:paraId="5E34D61A" w14:textId="25BDD56B" w:rsidR="00700774" w:rsidRDefault="00704C78" w:rsidP="00A4141E">
      <w:pPr>
        <w:ind w:left="0"/>
        <w:jc w:val="center"/>
        <w:rPr>
          <w:ins w:id="871" w:author="Ryan G" w:date="2018-10-19T12:44:00Z"/>
          <w:b/>
        </w:rPr>
      </w:pPr>
      <w:ins w:id="872" w:author="Ryan G" w:date="2018-10-19T12:40:00Z">
        <w:r>
          <w:rPr>
            <w:b/>
            <w:noProof/>
          </w:rPr>
          <w:lastRenderedPageBreak/>
          <w:drawing>
            <wp:inline distT="0" distB="0" distL="0" distR="0" wp14:anchorId="2B10B4B3" wp14:editId="1C75A967">
              <wp:extent cx="4940752" cy="6209543"/>
              <wp:effectExtent l="0" t="0" r="0" b="1270"/>
              <wp:docPr id="20" name="Picture 20" descr="C:\Users\Ryan2\Documents\ShareX\Screenshots\2018-10\chrome_2018-10-19_12-2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chrome_2018-10-19_12-27-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890" cy="6286381"/>
                      </a:xfrm>
                      <a:prstGeom prst="rect">
                        <a:avLst/>
                      </a:prstGeom>
                      <a:noFill/>
                      <a:ln>
                        <a:noFill/>
                      </a:ln>
                    </pic:spPr>
                  </pic:pic>
                </a:graphicData>
              </a:graphic>
            </wp:inline>
          </w:drawing>
        </w:r>
      </w:ins>
    </w:p>
    <w:p w14:paraId="7EB11E3E" w14:textId="6BE22F73" w:rsidR="00176893" w:rsidRDefault="00176893" w:rsidP="00A4141E">
      <w:pPr>
        <w:ind w:left="0"/>
        <w:jc w:val="center"/>
        <w:rPr>
          <w:ins w:id="873" w:author="Ryan G" w:date="2018-10-19T12:44:00Z"/>
          <w:b/>
        </w:rPr>
      </w:pPr>
    </w:p>
    <w:p w14:paraId="5F434397" w14:textId="6C5824DC" w:rsidR="00176893" w:rsidRDefault="00176893" w:rsidP="00A4141E">
      <w:pPr>
        <w:ind w:left="0"/>
        <w:jc w:val="center"/>
        <w:rPr>
          <w:b/>
        </w:rPr>
        <w:pPrChange w:id="874" w:author="Ryan G" w:date="2018-10-19T12:33:00Z">
          <w:pPr>
            <w:ind w:left="0"/>
          </w:pPr>
        </w:pPrChange>
      </w:pPr>
      <w:ins w:id="875" w:author="Ryan G" w:date="2018-10-19T12:44:00Z">
        <w:r>
          <w:rPr>
            <w:b/>
            <w:noProof/>
          </w:rPr>
          <w:lastRenderedPageBreak/>
          <w:drawing>
            <wp:inline distT="0" distB="0" distL="0" distR="0" wp14:anchorId="73BB36BA" wp14:editId="0970B8CC">
              <wp:extent cx="4917042" cy="6377167"/>
              <wp:effectExtent l="0" t="0" r="0" b="5080"/>
              <wp:docPr id="21" name="Picture 21" descr="C:\Users\Ryan2\Documents\ShareX\Screenshots\2018-10\chrome_2018-10-19_12-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chrome_2018-10-19_12-15-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841" cy="6393766"/>
                      </a:xfrm>
                      <a:prstGeom prst="rect">
                        <a:avLst/>
                      </a:prstGeom>
                      <a:noFill/>
                      <a:ln>
                        <a:noFill/>
                      </a:ln>
                    </pic:spPr>
                  </pic:pic>
                </a:graphicData>
              </a:graphic>
            </wp:inline>
          </w:drawing>
        </w:r>
      </w:ins>
    </w:p>
    <w:p w14:paraId="1FF4B107" w14:textId="1684F684" w:rsidR="00A53F3F" w:rsidRDefault="00A53F3F">
      <w:pPr>
        <w:spacing w:after="240" w:line="252" w:lineRule="auto"/>
        <w:ind w:left="0" w:right="0"/>
        <w:rPr>
          <w:b/>
        </w:rPr>
      </w:pPr>
      <w:r>
        <w:rPr>
          <w:b/>
        </w:rPr>
        <w:br w:type="page"/>
      </w:r>
      <w:bookmarkStart w:id="876" w:name="_GoBack"/>
      <w:bookmarkEnd w:id="876"/>
    </w:p>
    <w:p w14:paraId="24D64A4E" w14:textId="6C0114FE" w:rsidR="00642425" w:rsidRDefault="004F57C7" w:rsidP="004F57C7">
      <w:pPr>
        <w:pStyle w:val="Heading2"/>
      </w:pPr>
      <w:bookmarkStart w:id="877" w:name="_Toc527703658"/>
      <w:bookmarkStart w:id="878" w:name="_Toc527711494"/>
      <w:r>
        <w:lastRenderedPageBreak/>
        <w:t>EMAIL CORRESPONDENCE</w:t>
      </w:r>
      <w:bookmarkEnd w:id="877"/>
      <w:bookmarkEnd w:id="878"/>
      <w:r>
        <w:t xml:space="preserve"> </w:t>
      </w:r>
    </w:p>
    <w:p w14:paraId="0F46F09D" w14:textId="77777777" w:rsidR="00642425" w:rsidRDefault="00642425" w:rsidP="00CB3F02">
      <w:pPr>
        <w:ind w:left="0"/>
        <w:rPr>
          <w:b/>
        </w:rPr>
      </w:pPr>
    </w:p>
    <w:p w14:paraId="4B39F662" w14:textId="239BCB01" w:rsidR="00642425" w:rsidRPr="00F42501" w:rsidRDefault="00642425" w:rsidP="00F42501">
      <w:pPr>
        <w:rPr>
          <w:b/>
        </w:rPr>
      </w:pPr>
      <w:r w:rsidRPr="00F42501">
        <w:rPr>
          <w:b/>
        </w:rPr>
        <w:t>29 Aug 2018</w:t>
      </w:r>
    </w:p>
    <w:p w14:paraId="6D784409" w14:textId="77777777" w:rsidR="00642425" w:rsidRDefault="00642425" w:rsidP="00642425">
      <w:pPr>
        <w:ind w:left="0"/>
      </w:pPr>
    </w:p>
    <w:p w14:paraId="224D46E9" w14:textId="4B990FFD" w:rsidR="00642425" w:rsidRDefault="00642425" w:rsidP="001842C8">
      <w:r>
        <w:t xml:space="preserve">Good Afternoon Mr </w:t>
      </w:r>
      <w:proofErr w:type="spellStart"/>
      <w:r>
        <w:t>Dekeyser</w:t>
      </w:r>
      <w:proofErr w:type="spellEnd"/>
      <w:r>
        <w:t>,</w:t>
      </w:r>
    </w:p>
    <w:p w14:paraId="09A60CE0" w14:textId="77777777" w:rsidR="00642425" w:rsidRDefault="00642425" w:rsidP="001842C8">
      <w:r>
        <w:t>I am emailing you to provide an update on how Mark IV Tech is progressing with your project you have tasked us.</w:t>
      </w:r>
    </w:p>
    <w:p w14:paraId="7508171E" w14:textId="50702E37" w:rsidR="00642425" w:rsidRDefault="00642425" w:rsidP="00150504">
      <w:r>
        <w:t xml:space="preserve">Over the last couple of </w:t>
      </w:r>
      <w:r w:rsidR="0045051D">
        <w:t>weeks,</w:t>
      </w:r>
      <w:r>
        <w:t xml:space="preserve"> the team has drafted up a full project plan and began development of the Web Based Image Organiser.</w:t>
      </w:r>
    </w:p>
    <w:p w14:paraId="325ABC9A" w14:textId="0387CD3C" w:rsidR="00642425" w:rsidRDefault="00642425" w:rsidP="00150504">
      <w:r>
        <w:t>In the project plan, the</w:t>
      </w:r>
      <w:r w:rsidR="0045051D">
        <w:t xml:space="preserve"> </w:t>
      </w:r>
      <w:r>
        <w:t>project specifications and requirements have been developed from meetings and communication with you.</w:t>
      </w:r>
    </w:p>
    <w:p w14:paraId="5E021E95" w14:textId="37CB82C0" w:rsidR="00642425" w:rsidRDefault="00642425" w:rsidP="00150504">
      <w:r>
        <w:t>From this a work breakdown structure has been developed which has allowed us to develop a task schedule and cost estimations. These are important as it allows key milestones to be managed by the company and delivered on time and to the budget set.</w:t>
      </w:r>
    </w:p>
    <w:p w14:paraId="3376F242" w14:textId="7AA9E1BF" w:rsidR="0045051D" w:rsidRDefault="00642425" w:rsidP="00150504">
      <w:r>
        <w:t>The team has estimated that this project will require a total of 377 work hours with a planned expenditure of $70,199.75.</w:t>
      </w:r>
    </w:p>
    <w:p w14:paraId="765C2A60" w14:textId="50E67081" w:rsidR="00642425" w:rsidRDefault="00642425" w:rsidP="00150504">
      <w:r>
        <w:t>Following the estimations, the project risks have been identified and measured using a risk matrix.</w:t>
      </w:r>
    </w:p>
    <w:p w14:paraId="48D2AAEC" w14:textId="4A7BDEB3" w:rsidR="00642425" w:rsidRDefault="00642425" w:rsidP="00150504">
      <w:r>
        <w:t>By identifying possible risks early, it will allow the company to put in mitigation techniques in the hope of preventing project delays.</w:t>
      </w:r>
    </w:p>
    <w:p w14:paraId="4244EEB3" w14:textId="4DABA6A3" w:rsidR="00642425" w:rsidRDefault="00642425" w:rsidP="00150504">
      <w:r>
        <w:t xml:space="preserve">Now that the project plan has been completed, development has also </w:t>
      </w:r>
      <w:r w:rsidR="0045051D">
        <w:t>begun</w:t>
      </w:r>
      <w:r>
        <w:t>. So far Mark IV Tech has chosen the following technologies to develop with...</w:t>
      </w:r>
    </w:p>
    <w:p w14:paraId="69860F02" w14:textId="0FD5BD7C" w:rsidR="00642425" w:rsidRDefault="00642425" w:rsidP="000E6876">
      <w:pPr>
        <w:pStyle w:val="ListParagraph"/>
        <w:numPr>
          <w:ilvl w:val="0"/>
          <w:numId w:val="20"/>
        </w:numPr>
      </w:pPr>
      <w:r>
        <w:t>SQLite 3</w:t>
      </w:r>
    </w:p>
    <w:p w14:paraId="56FAB297" w14:textId="4338B2E4" w:rsidR="00642425" w:rsidRDefault="00642425" w:rsidP="000E6876">
      <w:pPr>
        <w:pStyle w:val="ListParagraph"/>
        <w:numPr>
          <w:ilvl w:val="0"/>
          <w:numId w:val="20"/>
        </w:numPr>
      </w:pPr>
      <w:r>
        <w:t>PHP</w:t>
      </w:r>
    </w:p>
    <w:p w14:paraId="6AA23627" w14:textId="236B8BE0" w:rsidR="00642425" w:rsidRDefault="00642425" w:rsidP="000E6876">
      <w:pPr>
        <w:pStyle w:val="ListParagraph"/>
        <w:numPr>
          <w:ilvl w:val="0"/>
          <w:numId w:val="20"/>
        </w:numPr>
      </w:pPr>
      <w:r>
        <w:t>JavaScript</w:t>
      </w:r>
    </w:p>
    <w:p w14:paraId="6C045433" w14:textId="0A4D4F62" w:rsidR="00642425" w:rsidRDefault="00642425" w:rsidP="000E6876">
      <w:pPr>
        <w:pStyle w:val="ListParagraph"/>
        <w:numPr>
          <w:ilvl w:val="0"/>
          <w:numId w:val="20"/>
        </w:numPr>
      </w:pPr>
      <w:proofErr w:type="spellStart"/>
      <w:r>
        <w:t>JQuery</w:t>
      </w:r>
      <w:proofErr w:type="spellEnd"/>
    </w:p>
    <w:p w14:paraId="7D1F2727" w14:textId="56EAAEE5" w:rsidR="00642425" w:rsidRDefault="00642425" w:rsidP="000E6876">
      <w:pPr>
        <w:pStyle w:val="ListParagraph"/>
        <w:numPr>
          <w:ilvl w:val="0"/>
          <w:numId w:val="20"/>
        </w:numPr>
      </w:pPr>
      <w:r>
        <w:t>Bootstrap</w:t>
      </w:r>
    </w:p>
    <w:p w14:paraId="1321A6D0" w14:textId="77777777" w:rsidR="00642425" w:rsidRDefault="00642425" w:rsidP="00150504">
      <w:r>
        <w:t>A prototype site structure has been developed and tested on our machines and is so far running well. We are currently in the process of creating a schema for the metadata search functions which we will update you on once complete.</w:t>
      </w:r>
    </w:p>
    <w:p w14:paraId="5F628008" w14:textId="4D249D4C" w:rsidR="00642425" w:rsidRDefault="00642425" w:rsidP="00150504">
      <w:r>
        <w:t>We will advise you on any planned changes to the architecture of the program if we run into any problems.</w:t>
      </w:r>
    </w:p>
    <w:p w14:paraId="60D68C72" w14:textId="77777777" w:rsidR="00642425" w:rsidRDefault="00642425" w:rsidP="00150504">
      <w:r>
        <w:t>If you have any questions don't hesitate to email me.</w:t>
      </w:r>
    </w:p>
    <w:p w14:paraId="48996A47" w14:textId="77777777" w:rsidR="00642425" w:rsidRDefault="00642425" w:rsidP="00150504">
      <w:r>
        <w:t>Regards,</w:t>
      </w:r>
    </w:p>
    <w:p w14:paraId="46FAB228" w14:textId="77777777" w:rsidR="00642425" w:rsidRDefault="00642425" w:rsidP="00150504">
      <w:r>
        <w:t>Isaac (Team Leader)</w:t>
      </w:r>
    </w:p>
    <w:p w14:paraId="1A917A35" w14:textId="77777777" w:rsidR="00642425" w:rsidRDefault="00642425" w:rsidP="00150504">
      <w:r>
        <w:t>Mark IV Tech.</w:t>
      </w:r>
    </w:p>
    <w:p w14:paraId="5AD33F60" w14:textId="58B246E7" w:rsidR="00642425" w:rsidRDefault="00642425" w:rsidP="00642425">
      <w:pPr>
        <w:ind w:left="0"/>
      </w:pPr>
    </w:p>
    <w:p w14:paraId="4A56FE7C" w14:textId="77777777" w:rsidR="009B2674" w:rsidRDefault="009B2674" w:rsidP="00642425">
      <w:pPr>
        <w:ind w:left="0"/>
      </w:pPr>
    </w:p>
    <w:p w14:paraId="0124E6F8" w14:textId="73ABE568" w:rsidR="00410667" w:rsidRPr="00E15F83" w:rsidRDefault="00410667" w:rsidP="00150504">
      <w:pPr>
        <w:rPr>
          <w:b/>
        </w:rPr>
      </w:pPr>
      <w:r w:rsidRPr="00E15F83">
        <w:rPr>
          <w:b/>
        </w:rPr>
        <w:lastRenderedPageBreak/>
        <w:t>30 Aug 2018</w:t>
      </w:r>
    </w:p>
    <w:p w14:paraId="2307F85E" w14:textId="77777777" w:rsidR="00410667" w:rsidRDefault="00410667" w:rsidP="00642425">
      <w:pPr>
        <w:ind w:left="0"/>
      </w:pPr>
    </w:p>
    <w:p w14:paraId="5B334217" w14:textId="734AD8BE" w:rsidR="00410667" w:rsidRDefault="00410667" w:rsidP="001842C8">
      <w:r>
        <w:t>Thank you very much for this informative update, team.  You have communicated appropriate project management issues and provided an update of the current status of a number of the implementation issues such as database schema design.</w:t>
      </w:r>
    </w:p>
    <w:p w14:paraId="587B603B" w14:textId="77777777" w:rsidR="00410667" w:rsidRDefault="00410667" w:rsidP="001842C8">
      <w:r>
        <w:t>I look forward to your next update.</w:t>
      </w:r>
    </w:p>
    <w:p w14:paraId="5B55C112" w14:textId="77777777" w:rsidR="00410667" w:rsidRDefault="00410667" w:rsidP="001842C8">
      <w:r>
        <w:t>Best regards,</w:t>
      </w:r>
    </w:p>
    <w:p w14:paraId="44B38865" w14:textId="03DCBDFD" w:rsidR="00642425" w:rsidRDefault="00410667" w:rsidP="001842C8">
      <w:r>
        <w:t>--Stijn.</w:t>
      </w:r>
    </w:p>
    <w:p w14:paraId="101D0690" w14:textId="03B8A8F2" w:rsidR="00642425" w:rsidRDefault="00642425" w:rsidP="001842C8"/>
    <w:p w14:paraId="5E35EE74" w14:textId="41CFD732" w:rsidR="001842C8" w:rsidRPr="00F42501" w:rsidRDefault="001842C8" w:rsidP="00F42501">
      <w:pPr>
        <w:rPr>
          <w:b/>
        </w:rPr>
      </w:pPr>
      <w:r w:rsidRPr="00F42501">
        <w:rPr>
          <w:b/>
        </w:rPr>
        <w:t>13 Sep 2018</w:t>
      </w:r>
    </w:p>
    <w:p w14:paraId="5D7F6C09" w14:textId="77777777" w:rsidR="001842C8" w:rsidRDefault="001842C8" w:rsidP="001842C8"/>
    <w:p w14:paraId="3DE80586" w14:textId="77777777" w:rsidR="001842C8" w:rsidRDefault="001842C8" w:rsidP="001842C8">
      <w:r>
        <w:t xml:space="preserve">Good Afternoon Mr </w:t>
      </w:r>
      <w:proofErr w:type="spellStart"/>
      <w:r>
        <w:t>Dekeyser</w:t>
      </w:r>
      <w:proofErr w:type="spellEnd"/>
      <w:r>
        <w:t>,</w:t>
      </w:r>
    </w:p>
    <w:p w14:paraId="7D071EEA" w14:textId="60565BDE" w:rsidR="001842C8" w:rsidRDefault="001842C8" w:rsidP="001842C8">
      <w:r>
        <w:t>I am emailing you to provide an update on how Mark IV Tech is progressing with your project you have tasked us.</w:t>
      </w:r>
    </w:p>
    <w:p w14:paraId="6835CDBF" w14:textId="2FCCFF82" w:rsidR="001842C8" w:rsidRDefault="001842C8" w:rsidP="001842C8">
      <w:r>
        <w:t xml:space="preserve">Over the last couple of </w:t>
      </w:r>
      <w:r w:rsidR="009D7429">
        <w:t>weeks,</w:t>
      </w:r>
      <w:r>
        <w:t xml:space="preserve"> the team has shifted into the development phase and is tracking well as per our team schedule.</w:t>
      </w:r>
    </w:p>
    <w:p w14:paraId="131CF5FC" w14:textId="265B4CAB" w:rsidR="001842C8" w:rsidRDefault="001842C8" w:rsidP="009D7429">
      <w:r>
        <w:t xml:space="preserve">So </w:t>
      </w:r>
      <w:proofErr w:type="gramStart"/>
      <w:r>
        <w:t>far</w:t>
      </w:r>
      <w:proofErr w:type="gramEnd"/>
      <w:r>
        <w:t xml:space="preserve"> we have achieved the following.</w:t>
      </w:r>
    </w:p>
    <w:p w14:paraId="59158F2D" w14:textId="054ED7DF" w:rsidR="001842C8" w:rsidRDefault="001842C8" w:rsidP="000E6876">
      <w:pPr>
        <w:pStyle w:val="ListParagraph"/>
        <w:numPr>
          <w:ilvl w:val="0"/>
          <w:numId w:val="18"/>
        </w:numPr>
      </w:pPr>
      <w:r>
        <w:t>Ongoing development of the front-end of the website including a consistent layout using CSS, HTML and bootstrap.</w:t>
      </w:r>
    </w:p>
    <w:p w14:paraId="2B2287E4" w14:textId="1059921C" w:rsidR="001842C8" w:rsidRDefault="001842C8" w:rsidP="000E6876">
      <w:pPr>
        <w:pStyle w:val="ListParagraph"/>
        <w:numPr>
          <w:ilvl w:val="0"/>
          <w:numId w:val="18"/>
        </w:numPr>
      </w:pPr>
      <w:r>
        <w:t>We have successfully started reading and writing to the database all of the metadata for the images.</w:t>
      </w:r>
    </w:p>
    <w:p w14:paraId="66C407CC" w14:textId="10DCECE7" w:rsidR="001842C8" w:rsidRDefault="001842C8" w:rsidP="000E6876">
      <w:pPr>
        <w:pStyle w:val="ListParagraph"/>
        <w:numPr>
          <w:ilvl w:val="0"/>
          <w:numId w:val="18"/>
        </w:numPr>
      </w:pPr>
      <w:r>
        <w:t xml:space="preserve">The database schema is fully </w:t>
      </w:r>
      <w:proofErr w:type="gramStart"/>
      <w:r>
        <w:t>developed</w:t>
      </w:r>
      <w:proofErr w:type="gramEnd"/>
      <w:r>
        <w:t xml:space="preserve"> and tweaks are being made as we find any problems with functionality.</w:t>
      </w:r>
    </w:p>
    <w:p w14:paraId="096C1260" w14:textId="5746ED40" w:rsidR="001842C8" w:rsidRDefault="001842C8" w:rsidP="000E6876">
      <w:pPr>
        <w:pStyle w:val="ListParagraph"/>
        <w:numPr>
          <w:ilvl w:val="0"/>
          <w:numId w:val="18"/>
        </w:numPr>
      </w:pPr>
      <w:r>
        <w:t>Currently working on implementing a browse button that will allow the user to select images from a directory on their computer.</w:t>
      </w:r>
    </w:p>
    <w:p w14:paraId="039A9090" w14:textId="6481B75E" w:rsidR="001842C8" w:rsidRDefault="001842C8" w:rsidP="001842C8">
      <w:r>
        <w:t>We are using Git Hub to keep track of all changes made to the website. If you like you can have a look at our repository so that you can see what has been achieved so far.</w:t>
      </w:r>
    </w:p>
    <w:p w14:paraId="6E07AFB9" w14:textId="77777777" w:rsidR="001842C8" w:rsidRDefault="001842C8" w:rsidP="001842C8">
      <w:r>
        <w:t xml:space="preserve"> https://github.com/Gregory1999/CSC3600</w:t>
      </w:r>
    </w:p>
    <w:p w14:paraId="25E9A646" w14:textId="77777777" w:rsidR="001842C8" w:rsidRDefault="001842C8" w:rsidP="001842C8">
      <w:r>
        <w:t>We will advise you on any planned changes to the architecture of the program if we run into any problems.</w:t>
      </w:r>
    </w:p>
    <w:p w14:paraId="02ABF139" w14:textId="77777777" w:rsidR="001842C8" w:rsidRDefault="001842C8" w:rsidP="001842C8">
      <w:r>
        <w:t>If you have any questions don't hesitate to email me.</w:t>
      </w:r>
    </w:p>
    <w:p w14:paraId="7256F6F6" w14:textId="77777777" w:rsidR="001842C8" w:rsidRDefault="001842C8" w:rsidP="001842C8">
      <w:r>
        <w:t>Regards,</w:t>
      </w:r>
    </w:p>
    <w:p w14:paraId="64B9FB64" w14:textId="77777777" w:rsidR="001842C8" w:rsidRDefault="001842C8" w:rsidP="001842C8">
      <w:r>
        <w:t>Isaac (Team Leader)</w:t>
      </w:r>
    </w:p>
    <w:p w14:paraId="24F9B43F" w14:textId="20984052" w:rsidR="001842C8" w:rsidRDefault="001842C8" w:rsidP="001842C8">
      <w:r>
        <w:t>Mark IV Tech</w:t>
      </w:r>
      <w:r w:rsidR="009D7429">
        <w:t>.</w:t>
      </w:r>
    </w:p>
    <w:p w14:paraId="6AF15820" w14:textId="5E22F9EE" w:rsidR="001842C8" w:rsidRDefault="001842C8" w:rsidP="00642425">
      <w:pPr>
        <w:ind w:left="0"/>
      </w:pPr>
    </w:p>
    <w:p w14:paraId="7EDB12FF" w14:textId="3574C449" w:rsidR="00AF0D24" w:rsidRDefault="00AF0D24" w:rsidP="00642425">
      <w:pPr>
        <w:ind w:left="0"/>
      </w:pPr>
    </w:p>
    <w:p w14:paraId="5B9B03E7" w14:textId="77777777" w:rsidR="00AF0D24" w:rsidRDefault="00AF0D24" w:rsidP="00642425">
      <w:pPr>
        <w:ind w:left="0"/>
      </w:pPr>
    </w:p>
    <w:p w14:paraId="4F5E0580" w14:textId="5707EBBC" w:rsidR="009D7429" w:rsidRPr="00F42501" w:rsidRDefault="009D7429" w:rsidP="00F42501">
      <w:pPr>
        <w:rPr>
          <w:b/>
        </w:rPr>
      </w:pPr>
      <w:r w:rsidRPr="00F42501">
        <w:rPr>
          <w:b/>
        </w:rPr>
        <w:lastRenderedPageBreak/>
        <w:t>13 Sept 2018</w:t>
      </w:r>
    </w:p>
    <w:p w14:paraId="65EB759E" w14:textId="77777777" w:rsidR="009D7429" w:rsidRDefault="009D7429" w:rsidP="00642425">
      <w:pPr>
        <w:ind w:left="0"/>
      </w:pPr>
    </w:p>
    <w:p w14:paraId="5FE588A9" w14:textId="5F1E2EBF" w:rsidR="001842C8" w:rsidRDefault="009D7429" w:rsidP="00642425">
      <w:pPr>
        <w:ind w:left="0"/>
      </w:pPr>
      <w:r>
        <w:t xml:space="preserve">Thank you for the report, Isaac and team.  I confirm that I can see the </w:t>
      </w:r>
      <w:proofErr w:type="spellStart"/>
      <w:r>
        <w:t>git</w:t>
      </w:r>
      <w:proofErr w:type="spellEnd"/>
      <w:r>
        <w:t xml:space="preserve"> repo and am able to see commit history and the "Insights" page on </w:t>
      </w:r>
      <w:proofErr w:type="spellStart"/>
      <w:r>
        <w:t>Github</w:t>
      </w:r>
      <w:proofErr w:type="spellEnd"/>
      <w:r>
        <w:t>.</w:t>
      </w:r>
      <w:r>
        <w:br/>
        <w:t>You seem to be tracking well overall. I assume the distribution of commits over team members will change, but if not please make sure that your reporting (course assignments) covers that aspect.</w:t>
      </w:r>
      <w:r>
        <w:br/>
      </w:r>
      <w:r>
        <w:br/>
        <w:t>Best regards,</w:t>
      </w:r>
      <w:r>
        <w:br/>
        <w:t>--Stijn.</w:t>
      </w:r>
    </w:p>
    <w:p w14:paraId="6B1B01FD" w14:textId="77777777" w:rsidR="009D7429" w:rsidRDefault="009D7429" w:rsidP="00642425">
      <w:pPr>
        <w:ind w:left="0"/>
      </w:pPr>
    </w:p>
    <w:p w14:paraId="1E96B312" w14:textId="16127387" w:rsidR="00642425" w:rsidRPr="00F42501" w:rsidRDefault="009D7429" w:rsidP="00F42501">
      <w:pPr>
        <w:rPr>
          <w:b/>
        </w:rPr>
      </w:pPr>
      <w:r w:rsidRPr="00F42501">
        <w:rPr>
          <w:b/>
        </w:rPr>
        <w:t>03 Oct 2018</w:t>
      </w:r>
    </w:p>
    <w:p w14:paraId="0DC9F28A" w14:textId="77777777" w:rsidR="00642425" w:rsidRDefault="00642425" w:rsidP="00642425">
      <w:pPr>
        <w:ind w:left="0"/>
      </w:pPr>
    </w:p>
    <w:p w14:paraId="54A36A13" w14:textId="16607735" w:rsidR="00642425" w:rsidRDefault="00642425" w:rsidP="009D7429">
      <w:r>
        <w:t xml:space="preserve">Good Afternoon Mr </w:t>
      </w:r>
      <w:proofErr w:type="spellStart"/>
      <w:r>
        <w:t>Dekeyser</w:t>
      </w:r>
      <w:proofErr w:type="spellEnd"/>
      <w:r>
        <w:t>,</w:t>
      </w:r>
    </w:p>
    <w:p w14:paraId="735AB462" w14:textId="77777777" w:rsidR="00642425" w:rsidRDefault="00642425" w:rsidP="009D7429">
      <w:r>
        <w:t>I am emailing you to provide an update on how Mark IV Tech is progressing with your project you have tasked us.</w:t>
      </w:r>
    </w:p>
    <w:p w14:paraId="63ABEA76" w14:textId="77777777" w:rsidR="00642425" w:rsidRDefault="00642425" w:rsidP="009D7429">
      <w:r>
        <w:t xml:space="preserve">Over the last couple of </w:t>
      </w:r>
      <w:proofErr w:type="gramStart"/>
      <w:r>
        <w:t>weeks</w:t>
      </w:r>
      <w:proofErr w:type="gramEnd"/>
      <w:r>
        <w:t xml:space="preserve"> the team has fully developed a working prototype website to the specifications provided.</w:t>
      </w:r>
    </w:p>
    <w:p w14:paraId="46171AC8" w14:textId="77777777" w:rsidR="00642425" w:rsidRDefault="00642425" w:rsidP="009D7429">
      <w:r>
        <w:t xml:space="preserve">So </w:t>
      </w:r>
      <w:proofErr w:type="gramStart"/>
      <w:r>
        <w:t>far</w:t>
      </w:r>
      <w:proofErr w:type="gramEnd"/>
      <w:r>
        <w:t xml:space="preserve"> we have achieved the following.</w:t>
      </w:r>
    </w:p>
    <w:p w14:paraId="50D391F2" w14:textId="1406FAE6" w:rsidR="00642425" w:rsidRDefault="00642425" w:rsidP="000E6876">
      <w:pPr>
        <w:pStyle w:val="ListParagraph"/>
        <w:numPr>
          <w:ilvl w:val="0"/>
          <w:numId w:val="19"/>
        </w:numPr>
      </w:pPr>
      <w:r>
        <w:t>Developed an easy to use front-end layout that remains consistent across the site and responsive over multiple devices by using bootstrap.</w:t>
      </w:r>
    </w:p>
    <w:p w14:paraId="5F92DB3C" w14:textId="7F2A6090" w:rsidR="00642425" w:rsidRDefault="00642425" w:rsidP="000E6876">
      <w:pPr>
        <w:pStyle w:val="ListParagraph"/>
        <w:numPr>
          <w:ilvl w:val="0"/>
          <w:numId w:val="19"/>
        </w:numPr>
      </w:pPr>
      <w:r>
        <w:t>We have successfully created a browse button that allows the user to navigate a specified drive on their computer and load a folder as a root directory which the website then scans and provides the images.</w:t>
      </w:r>
    </w:p>
    <w:p w14:paraId="1FF18356" w14:textId="4F5807A7" w:rsidR="00642425" w:rsidRDefault="00642425" w:rsidP="000E6876">
      <w:pPr>
        <w:pStyle w:val="ListParagraph"/>
        <w:numPr>
          <w:ilvl w:val="0"/>
          <w:numId w:val="19"/>
        </w:numPr>
      </w:pPr>
      <w:r>
        <w:t>The metadata can be edited on the website and the changes are saved to the user's original image file.</w:t>
      </w:r>
    </w:p>
    <w:p w14:paraId="0F483B5C" w14:textId="489F2789" w:rsidR="00642425" w:rsidRDefault="00642425" w:rsidP="000E6876">
      <w:pPr>
        <w:pStyle w:val="ListParagraph"/>
        <w:numPr>
          <w:ilvl w:val="0"/>
          <w:numId w:val="19"/>
        </w:numPr>
      </w:pPr>
      <w:r>
        <w:t>A simple search feature is present that allows the user to search via keywords in the metadata</w:t>
      </w:r>
    </w:p>
    <w:p w14:paraId="6119E5FA" w14:textId="23A77E4D" w:rsidR="00642425" w:rsidRDefault="00642425" w:rsidP="000E6876">
      <w:pPr>
        <w:pStyle w:val="ListParagraph"/>
        <w:numPr>
          <w:ilvl w:val="0"/>
          <w:numId w:val="19"/>
        </w:numPr>
      </w:pPr>
      <w:r>
        <w:t>An advanced search function has also been created that allows a user to search via specific metadata tags.</w:t>
      </w:r>
    </w:p>
    <w:p w14:paraId="39989272" w14:textId="75E602D1" w:rsidR="00642425" w:rsidRDefault="00642425" w:rsidP="000E6876">
      <w:pPr>
        <w:pStyle w:val="ListParagraph"/>
        <w:numPr>
          <w:ilvl w:val="0"/>
          <w:numId w:val="19"/>
        </w:numPr>
      </w:pPr>
      <w:r>
        <w:t>Documentation has been provided on each page of the site advising the user what that page is for.</w:t>
      </w:r>
    </w:p>
    <w:p w14:paraId="4884F952" w14:textId="77777777" w:rsidR="00642425" w:rsidRDefault="00642425" w:rsidP="009D7429">
      <w:r>
        <w:t>As the prototype is complete we are now in the final stages of testing and tweaking and can provide you with a version to run if you would like. If you would like to look at the development of the site, here is the link to our GitHub.</w:t>
      </w:r>
    </w:p>
    <w:p w14:paraId="121CA582" w14:textId="77777777" w:rsidR="00642425" w:rsidRDefault="00642425" w:rsidP="009D7429">
      <w:r>
        <w:t xml:space="preserve"> https://github.com/Gregory1999/CSC3600</w:t>
      </w:r>
    </w:p>
    <w:p w14:paraId="36AD460C" w14:textId="77777777" w:rsidR="00642425" w:rsidRDefault="00642425" w:rsidP="009D7429">
      <w:r>
        <w:t xml:space="preserve">From here we have started the final project report and will also be recording the usage of the website and showing the features it has so that we can present this recording to yourself thus allowing you to see the project and let us know if there </w:t>
      </w:r>
      <w:proofErr w:type="gramStart"/>
      <w:r>
        <w:t>is</w:t>
      </w:r>
      <w:proofErr w:type="gramEnd"/>
      <w:r>
        <w:t xml:space="preserve"> any final changes you want to make.</w:t>
      </w:r>
    </w:p>
    <w:p w14:paraId="2CE7E6B0" w14:textId="77777777" w:rsidR="00642425" w:rsidRDefault="00642425" w:rsidP="009D7429">
      <w:r>
        <w:t>If you have any questions don't hesitate to email me.</w:t>
      </w:r>
    </w:p>
    <w:p w14:paraId="5B6BB2D8" w14:textId="77777777" w:rsidR="00642425" w:rsidRDefault="00642425" w:rsidP="009D7429">
      <w:r>
        <w:t>Regards,</w:t>
      </w:r>
    </w:p>
    <w:p w14:paraId="4DB8EA66" w14:textId="77777777" w:rsidR="00642425" w:rsidRDefault="00642425" w:rsidP="009D7429"/>
    <w:p w14:paraId="4A053467" w14:textId="77777777" w:rsidR="00642425" w:rsidRDefault="00642425" w:rsidP="009D7429">
      <w:r>
        <w:lastRenderedPageBreak/>
        <w:t>Isaac (Team Leader)</w:t>
      </w:r>
    </w:p>
    <w:p w14:paraId="643775E8" w14:textId="44B83C18" w:rsidR="00642425" w:rsidRPr="00642425" w:rsidRDefault="00642425" w:rsidP="009D7429">
      <w:r>
        <w:t>Mark IV Tech.</w:t>
      </w:r>
    </w:p>
    <w:p w14:paraId="7DE23EB3" w14:textId="5BEF71B6" w:rsidR="00642425" w:rsidRDefault="00642425" w:rsidP="00CB3F02">
      <w:pPr>
        <w:ind w:left="0"/>
        <w:rPr>
          <w:b/>
        </w:rPr>
      </w:pPr>
    </w:p>
    <w:p w14:paraId="0BEA3DF8" w14:textId="1759E792" w:rsidR="00F42501" w:rsidRPr="00F42501" w:rsidRDefault="00F42501" w:rsidP="00F42501">
      <w:pPr>
        <w:rPr>
          <w:b/>
        </w:rPr>
      </w:pPr>
      <w:r w:rsidRPr="00F42501">
        <w:rPr>
          <w:b/>
        </w:rPr>
        <w:t>04 Oct 2018</w:t>
      </w:r>
    </w:p>
    <w:p w14:paraId="6F159B9C" w14:textId="77777777" w:rsidR="00F42501" w:rsidRDefault="00F42501" w:rsidP="00CB3F02">
      <w:pPr>
        <w:ind w:left="0"/>
        <w:rPr>
          <w:b/>
        </w:rPr>
      </w:pPr>
    </w:p>
    <w:p w14:paraId="2FAB9910" w14:textId="77777777" w:rsidR="00F42501" w:rsidRPr="00F42501" w:rsidRDefault="00F42501" w:rsidP="00F42501">
      <w:r w:rsidRPr="00F42501">
        <w:t xml:space="preserve">Thank you for the report, Isaac and team.  As before, I confirm that I can see the </w:t>
      </w:r>
      <w:proofErr w:type="spellStart"/>
      <w:r w:rsidRPr="00F42501">
        <w:t>git</w:t>
      </w:r>
      <w:proofErr w:type="spellEnd"/>
      <w:r w:rsidRPr="00F42501">
        <w:t xml:space="preserve"> repo and am able to see commit history and the "Insights" page on </w:t>
      </w:r>
      <w:proofErr w:type="spellStart"/>
      <w:r w:rsidRPr="00F42501">
        <w:t>Github</w:t>
      </w:r>
      <w:proofErr w:type="spellEnd"/>
      <w:r w:rsidRPr="00F42501">
        <w:t>.</w:t>
      </w:r>
    </w:p>
    <w:p w14:paraId="736CEDDE" w14:textId="77777777" w:rsidR="00F42501" w:rsidRPr="00F42501" w:rsidRDefault="00F42501" w:rsidP="00F42501">
      <w:r w:rsidRPr="00F42501">
        <w:t>Could you let me know please what your plans are (</w:t>
      </w:r>
      <w:proofErr w:type="spellStart"/>
      <w:proofErr w:type="gramStart"/>
      <w:r w:rsidRPr="00F42501">
        <w:t>ie</w:t>
      </w:r>
      <w:proofErr w:type="spellEnd"/>
      <w:r w:rsidRPr="00F42501">
        <w:t>.</w:t>
      </w:r>
      <w:proofErr w:type="gramEnd"/>
      <w:r w:rsidRPr="00F42501">
        <w:t xml:space="preserve"> date) regarding a Zoom meeting to demonstrate the prototype, or sending through the recording that you refer to?</w:t>
      </w:r>
    </w:p>
    <w:p w14:paraId="3853DD5A" w14:textId="0F26214C" w:rsidR="00F42501" w:rsidRDefault="00F42501" w:rsidP="00F42501">
      <w:r w:rsidRPr="00F42501">
        <w:t>Compared to your previous report, I note that the distribution of git commits over team members has not changed as much as expected.  Hence in your final report you will need to address the issue of *other* work (</w:t>
      </w:r>
      <w:proofErr w:type="gramStart"/>
      <w:r w:rsidRPr="00F42501">
        <w:t>non git</w:t>
      </w:r>
      <w:proofErr w:type="gramEnd"/>
      <w:r w:rsidRPr="00F42501">
        <w:t xml:space="preserve"> commits) done by team members, and the general distribution of contributions.</w:t>
      </w:r>
    </w:p>
    <w:p w14:paraId="045FA575" w14:textId="77777777" w:rsidR="00F42501" w:rsidRPr="001579CF" w:rsidRDefault="00F42501" w:rsidP="00F42501">
      <w:pPr>
        <w:ind w:left="0"/>
      </w:pPr>
    </w:p>
    <w:p w14:paraId="645B3239" w14:textId="77777777" w:rsidR="00F42501" w:rsidRPr="001579CF" w:rsidRDefault="00F42501" w:rsidP="00F42501">
      <w:pPr>
        <w:ind w:left="0"/>
      </w:pPr>
      <w:r w:rsidRPr="001579CF">
        <w:t>Best regards,</w:t>
      </w:r>
    </w:p>
    <w:p w14:paraId="6C6C6901" w14:textId="19A2A1CE" w:rsidR="00642425" w:rsidRPr="001579CF" w:rsidRDefault="00F42501" w:rsidP="00F42501">
      <w:pPr>
        <w:ind w:left="0"/>
      </w:pPr>
      <w:r w:rsidRPr="001579CF">
        <w:t>--Stijn.</w:t>
      </w:r>
    </w:p>
    <w:p w14:paraId="36EC4539" w14:textId="5E2EA169" w:rsidR="00642425" w:rsidRDefault="00642425" w:rsidP="00CB3F02">
      <w:pPr>
        <w:ind w:left="0"/>
        <w:rPr>
          <w:b/>
        </w:rPr>
      </w:pPr>
    </w:p>
    <w:p w14:paraId="3DF33141" w14:textId="6EFD8C69" w:rsidR="001579CF" w:rsidRDefault="001579CF" w:rsidP="001579CF">
      <w:pPr>
        <w:rPr>
          <w:b/>
        </w:rPr>
      </w:pPr>
      <w:r w:rsidRPr="001579CF">
        <w:rPr>
          <w:b/>
        </w:rPr>
        <w:t>05 Oct 2018</w:t>
      </w:r>
    </w:p>
    <w:p w14:paraId="10008F5C" w14:textId="77777777" w:rsidR="001579CF" w:rsidRPr="001579CF" w:rsidRDefault="001579CF" w:rsidP="001579CF">
      <w:pPr>
        <w:rPr>
          <w:b/>
        </w:rPr>
      </w:pPr>
    </w:p>
    <w:p w14:paraId="4B02855F" w14:textId="77777777" w:rsidR="001579CF" w:rsidRPr="001579CF" w:rsidRDefault="001579CF" w:rsidP="001579CF">
      <w:r w:rsidRPr="001579CF">
        <w:t xml:space="preserve">Hi Mr </w:t>
      </w:r>
      <w:proofErr w:type="spellStart"/>
      <w:r w:rsidRPr="001579CF">
        <w:t>Dekeyser</w:t>
      </w:r>
      <w:proofErr w:type="spellEnd"/>
    </w:p>
    <w:p w14:paraId="7577B854" w14:textId="77777777" w:rsidR="001579CF" w:rsidRPr="001579CF" w:rsidRDefault="001579CF" w:rsidP="001579CF">
      <w:r w:rsidRPr="001579CF">
        <w:t>We can demonstrate the prototype over zoom on Monday/Tuesday evening if that works for you. 5 or 5:30pm AEST? Or even this afternoon around 5pm AEST if available.</w:t>
      </w:r>
    </w:p>
    <w:p w14:paraId="264D120F" w14:textId="77777777" w:rsidR="001579CF" w:rsidRPr="001579CF" w:rsidRDefault="001579CF" w:rsidP="001579CF">
      <w:r w:rsidRPr="001579CF">
        <w:t>Regards</w:t>
      </w:r>
    </w:p>
    <w:p w14:paraId="0ECD3C78" w14:textId="77777777" w:rsidR="001579CF" w:rsidRPr="001579CF" w:rsidRDefault="001579CF" w:rsidP="001579CF">
      <w:r w:rsidRPr="001579CF">
        <w:t>Isaac</w:t>
      </w:r>
    </w:p>
    <w:p w14:paraId="6372B735" w14:textId="7295918C" w:rsidR="001579CF" w:rsidRDefault="001579CF" w:rsidP="001579CF">
      <w:r w:rsidRPr="001579CF">
        <w:t>Mark IV Tech.</w:t>
      </w:r>
    </w:p>
    <w:p w14:paraId="0BD59C91" w14:textId="3C65786D" w:rsidR="001579CF" w:rsidRDefault="001579CF" w:rsidP="00CB3F02">
      <w:pPr>
        <w:ind w:left="0"/>
        <w:rPr>
          <w:b/>
        </w:rPr>
      </w:pPr>
    </w:p>
    <w:p w14:paraId="1BC9C2DE" w14:textId="5B9627FC" w:rsidR="000008B3" w:rsidRPr="000008B3" w:rsidRDefault="000008B3" w:rsidP="000008B3">
      <w:pPr>
        <w:rPr>
          <w:b/>
        </w:rPr>
      </w:pPr>
      <w:r w:rsidRPr="000008B3">
        <w:rPr>
          <w:b/>
        </w:rPr>
        <w:t>05Oct 2018</w:t>
      </w:r>
    </w:p>
    <w:p w14:paraId="2A88E71C" w14:textId="77777777" w:rsidR="000008B3" w:rsidRDefault="000008B3" w:rsidP="000008B3"/>
    <w:p w14:paraId="6ED95B7A" w14:textId="2EA0944E" w:rsidR="000008B3" w:rsidRDefault="000008B3" w:rsidP="000008B3">
      <w:r>
        <w:t>Those times don't work well for me.  If you were originally planning to send me a (link to a) recording, then I can look at that and provide feedback if necessary.  Otherwise we will need to find a time slot that works for all.</w:t>
      </w:r>
      <w:r>
        <w:br/>
        <w:t>Best regards,</w:t>
      </w:r>
      <w:r>
        <w:br/>
        <w:t>--Stijn.</w:t>
      </w:r>
    </w:p>
    <w:p w14:paraId="61663526" w14:textId="2911D137" w:rsidR="000008B3" w:rsidRDefault="000008B3" w:rsidP="000008B3"/>
    <w:p w14:paraId="67C646C1" w14:textId="77777777" w:rsidR="000008B3" w:rsidRPr="000008B3" w:rsidRDefault="000008B3" w:rsidP="000008B3">
      <w:pPr>
        <w:rPr>
          <w:b/>
        </w:rPr>
      </w:pPr>
      <w:r w:rsidRPr="000008B3">
        <w:rPr>
          <w:b/>
        </w:rPr>
        <w:t>05Oct 2018</w:t>
      </w:r>
    </w:p>
    <w:p w14:paraId="2B93FFBA" w14:textId="77777777" w:rsidR="000008B3" w:rsidRDefault="000008B3" w:rsidP="000008B3"/>
    <w:p w14:paraId="61C05D4F" w14:textId="77777777" w:rsidR="000008B3" w:rsidRDefault="000008B3" w:rsidP="000008B3">
      <w:r>
        <w:t xml:space="preserve">Hi Mr </w:t>
      </w:r>
      <w:proofErr w:type="spellStart"/>
      <w:r>
        <w:t>Dekeyser</w:t>
      </w:r>
      <w:proofErr w:type="spellEnd"/>
      <w:r>
        <w:t>,</w:t>
      </w:r>
    </w:p>
    <w:p w14:paraId="2BC88F32" w14:textId="77777777" w:rsidR="000008B3" w:rsidRDefault="000008B3" w:rsidP="000008B3"/>
    <w:p w14:paraId="482A2F6E" w14:textId="77777777" w:rsidR="000008B3" w:rsidRDefault="000008B3" w:rsidP="000008B3">
      <w:r>
        <w:t>Thanks for the prompt reply, we have created a video of the prototype website outlining all the functions for your review.</w:t>
      </w:r>
    </w:p>
    <w:p w14:paraId="2DEFF5E5" w14:textId="77777777" w:rsidR="000008B3" w:rsidRDefault="000008B3" w:rsidP="000008B3">
      <w:r>
        <w:t>https://www.youtube.com/watch?v=9B7dSwnBdMY&amp;feature=youtu.be</w:t>
      </w:r>
    </w:p>
    <w:p w14:paraId="007359BA" w14:textId="77777777" w:rsidR="000008B3" w:rsidRDefault="000008B3" w:rsidP="000008B3">
      <w:r>
        <w:t>Please note: For the final release product, on the advanced search page, the simple search toolbar won't be included as it isn't necessary on that page.</w:t>
      </w:r>
    </w:p>
    <w:p w14:paraId="15851B41" w14:textId="77777777" w:rsidR="000008B3" w:rsidRDefault="000008B3" w:rsidP="000008B3">
      <w:r>
        <w:t>Any feedback would be greatly appreciated.</w:t>
      </w:r>
    </w:p>
    <w:p w14:paraId="7991FE02" w14:textId="77777777" w:rsidR="000008B3" w:rsidRDefault="000008B3" w:rsidP="000008B3">
      <w:r>
        <w:t>Regards,</w:t>
      </w:r>
    </w:p>
    <w:p w14:paraId="23A4E68B" w14:textId="77777777" w:rsidR="000008B3" w:rsidRDefault="000008B3" w:rsidP="000008B3">
      <w:r>
        <w:t>Isaac</w:t>
      </w:r>
    </w:p>
    <w:p w14:paraId="44CD90C7" w14:textId="3C953F31" w:rsidR="000008B3" w:rsidRDefault="000008B3" w:rsidP="000008B3">
      <w:r>
        <w:t>Mark IV Tech.</w:t>
      </w:r>
    </w:p>
    <w:p w14:paraId="44A615EA" w14:textId="32A3870D" w:rsidR="000008B3" w:rsidRDefault="000008B3" w:rsidP="000008B3"/>
    <w:p w14:paraId="21A7E168" w14:textId="6B1AAB26" w:rsidR="001579CF" w:rsidRPr="00B52A63" w:rsidRDefault="000008B3" w:rsidP="00B52A63">
      <w:pPr>
        <w:rPr>
          <w:b/>
        </w:rPr>
      </w:pPr>
      <w:r w:rsidRPr="00B52A63">
        <w:rPr>
          <w:b/>
        </w:rPr>
        <w:t>08 Oct 2018</w:t>
      </w:r>
    </w:p>
    <w:p w14:paraId="01118C27" w14:textId="77777777" w:rsidR="00642425" w:rsidRPr="00642425" w:rsidRDefault="00642425" w:rsidP="00B52A63"/>
    <w:p w14:paraId="7DE2A144" w14:textId="77777777" w:rsidR="00642425" w:rsidRDefault="00642425" w:rsidP="00B52A63">
      <w:r>
        <w:t>Hi all, thanks for the link to the video recording.  I believe it demonstrates the functionality of your application well.  From what I can see, I also believe the set of features that you've chosen to implement, form a logical coherent whole and hence you have a usable product.</w:t>
      </w:r>
    </w:p>
    <w:p w14:paraId="600CFED8" w14:textId="12E979F1" w:rsidR="00642425" w:rsidRDefault="00642425" w:rsidP="00AF0570">
      <w:r>
        <w:t>Some minor feedback:</w:t>
      </w:r>
    </w:p>
    <w:p w14:paraId="371BF104" w14:textId="4094435F" w:rsidR="00642425" w:rsidRDefault="00642425" w:rsidP="00AF0570">
      <w:r>
        <w:t>* searching on dates should probably pop up a date picker</w:t>
      </w:r>
    </w:p>
    <w:p w14:paraId="20A5690B" w14:textId="6F4837DE" w:rsidR="00642425" w:rsidRDefault="00642425" w:rsidP="00AF0570">
      <w:r>
        <w:t>* often users are interested in searching a date range, rather than 1 specific date</w:t>
      </w:r>
    </w:p>
    <w:p w14:paraId="2BE38C1C" w14:textId="0794B74A" w:rsidR="00642425" w:rsidRDefault="00642425" w:rsidP="00AF0570">
      <w:r>
        <w:t>* Question: is the altered metadata only saved to the database, or also to the file?  Do I lose the metadata I entered when I delete the database?</w:t>
      </w:r>
    </w:p>
    <w:p w14:paraId="5382C864" w14:textId="77777777" w:rsidR="00642425" w:rsidRDefault="00642425" w:rsidP="00B52A63">
      <w:r>
        <w:t>* Question: how does your algorithm notice whether the images in a directory have changed?  Is it a complete re-scan, or is there some efficiency built in skipping existing images?</w:t>
      </w:r>
    </w:p>
    <w:p w14:paraId="6E11605E" w14:textId="77777777" w:rsidR="00642425" w:rsidRDefault="00642425" w:rsidP="00B52A63">
      <w:r>
        <w:t>Best regards,</w:t>
      </w:r>
    </w:p>
    <w:p w14:paraId="25B70A1D" w14:textId="77777777" w:rsidR="00642425" w:rsidRDefault="00642425" w:rsidP="00B52A63">
      <w:r>
        <w:t>--Stijn.</w:t>
      </w:r>
    </w:p>
    <w:p w14:paraId="314FAA86" w14:textId="77777777" w:rsidR="00642425" w:rsidRDefault="00642425" w:rsidP="00B52A63"/>
    <w:p w14:paraId="3706B52A" w14:textId="36DE0715" w:rsidR="00642425" w:rsidRDefault="00B52A63" w:rsidP="00B52A63">
      <w:pPr>
        <w:rPr>
          <w:b/>
        </w:rPr>
      </w:pPr>
      <w:r w:rsidRPr="00B52A63">
        <w:rPr>
          <w:b/>
        </w:rPr>
        <w:t>09 Oct 2018</w:t>
      </w:r>
    </w:p>
    <w:p w14:paraId="7EC285D2" w14:textId="77777777" w:rsidR="00AF0570" w:rsidRPr="00B52A63" w:rsidRDefault="00AF0570" w:rsidP="00B52A63">
      <w:pPr>
        <w:rPr>
          <w:b/>
        </w:rPr>
      </w:pPr>
    </w:p>
    <w:p w14:paraId="28E48C55" w14:textId="77777777" w:rsidR="00642425" w:rsidRDefault="00642425" w:rsidP="00B52A63">
      <w:pPr>
        <w:ind w:left="0"/>
      </w:pPr>
      <w:r>
        <w:t xml:space="preserve">Good Evening Mr. </w:t>
      </w:r>
      <w:proofErr w:type="spellStart"/>
      <w:r>
        <w:t>Dekeyser</w:t>
      </w:r>
      <w:proofErr w:type="spellEnd"/>
      <w:r>
        <w:t>,</w:t>
      </w:r>
    </w:p>
    <w:p w14:paraId="0A6ECF8E" w14:textId="77777777" w:rsidR="00642425" w:rsidRDefault="00642425" w:rsidP="00B52A63">
      <w:pPr>
        <w:ind w:left="0"/>
      </w:pPr>
      <w:r>
        <w:t>In response to your questions,</w:t>
      </w:r>
    </w:p>
    <w:p w14:paraId="719CB792" w14:textId="77777777" w:rsidR="00642425" w:rsidRDefault="00642425" w:rsidP="00B52A63">
      <w:pPr>
        <w:ind w:left="0"/>
      </w:pPr>
      <w:r>
        <w:t>Is the altered metadata only saved to the database, or also to the file? Do I lose the metadata I entered when I delete the database?</w:t>
      </w:r>
    </w:p>
    <w:p w14:paraId="10AB322D" w14:textId="77777777" w:rsidR="00642425" w:rsidRDefault="00642425" w:rsidP="00B52A63">
      <w:pPr>
        <w:ind w:left="0"/>
      </w:pPr>
      <w:r>
        <w:t xml:space="preserve">The metadata is saved directly to the image and then a rescan saves the changes into the database. </w:t>
      </w:r>
      <w:proofErr w:type="gramStart"/>
      <w:r>
        <w:t>Therefore</w:t>
      </w:r>
      <w:proofErr w:type="gramEnd"/>
      <w:r>
        <w:t xml:space="preserve"> there is no loss of metadata when the database is deleted.</w:t>
      </w:r>
    </w:p>
    <w:p w14:paraId="1C316102" w14:textId="77777777" w:rsidR="00642425" w:rsidRDefault="00642425" w:rsidP="00B52A63">
      <w:pPr>
        <w:ind w:left="0"/>
      </w:pPr>
      <w:r>
        <w:t>How does your algorithm notice whether the images in a directory have changed? Is it a complete re-scan, or is there some efficiency built in skipping existing images?</w:t>
      </w:r>
    </w:p>
    <w:p w14:paraId="55660C16" w14:textId="77777777" w:rsidR="00642425" w:rsidRDefault="00642425" w:rsidP="00B52A63">
      <w:pPr>
        <w:ind w:left="0"/>
      </w:pPr>
      <w:r>
        <w:lastRenderedPageBreak/>
        <w:t xml:space="preserve">The database stores the last scan date-time, the scanning algorithm will get all image paths in the root directory and then loop over each file. If a file is already in the </w:t>
      </w:r>
      <w:proofErr w:type="spellStart"/>
      <w:r>
        <w:t>db</w:t>
      </w:r>
      <w:proofErr w:type="spellEnd"/>
      <w:r>
        <w:t xml:space="preserve"> the algorithm will check if it has been modified since the last scan. If it has been modified, the program will read in the files metadata, if not it will skip the image and go onto the next path.</w:t>
      </w:r>
    </w:p>
    <w:p w14:paraId="2C83C590" w14:textId="77777777" w:rsidR="00642425" w:rsidRDefault="00642425" w:rsidP="00B52A63"/>
    <w:p w14:paraId="563EEDD8" w14:textId="3F99B8F7" w:rsidR="00642425" w:rsidRDefault="00642425" w:rsidP="00B52A63">
      <w:pPr>
        <w:ind w:left="0"/>
      </w:pPr>
      <w:r>
        <w:t>We took your feedback on board and implemented your recommendations successfully. We have als</w:t>
      </w:r>
      <w:r w:rsidR="00B52A63">
        <w:t xml:space="preserve">o </w:t>
      </w:r>
      <w:r>
        <w:t>added multi-directory support as well.</w:t>
      </w:r>
    </w:p>
    <w:p w14:paraId="47374AB7" w14:textId="77777777" w:rsidR="00642425" w:rsidRDefault="00642425" w:rsidP="00B52A63"/>
    <w:p w14:paraId="2F3A20C1" w14:textId="77777777" w:rsidR="00642425" w:rsidRDefault="00642425" w:rsidP="00B52A63">
      <w:pPr>
        <w:ind w:left="0"/>
      </w:pPr>
      <w:r>
        <w:t>Regards,</w:t>
      </w:r>
    </w:p>
    <w:p w14:paraId="64075085" w14:textId="77777777" w:rsidR="00642425" w:rsidRDefault="00642425" w:rsidP="00B52A63">
      <w:pPr>
        <w:ind w:left="0"/>
      </w:pPr>
      <w:r>
        <w:t>Isaac</w:t>
      </w:r>
    </w:p>
    <w:p w14:paraId="15A95FD0" w14:textId="77777777" w:rsidR="00642425" w:rsidRDefault="00642425" w:rsidP="00B52A63">
      <w:pPr>
        <w:ind w:left="0"/>
      </w:pPr>
      <w:r>
        <w:t>Mark IV Tech.</w:t>
      </w:r>
    </w:p>
    <w:p w14:paraId="4A7546F6" w14:textId="6536EF8E" w:rsidR="00811B34" w:rsidRDefault="00811B34" w:rsidP="00B52A63">
      <w:pPr>
        <w:ind w:left="0"/>
      </w:pPr>
    </w:p>
    <w:p w14:paraId="07911792" w14:textId="3A2300DE" w:rsidR="00811B34" w:rsidRPr="00811B34" w:rsidRDefault="00811B34" w:rsidP="00B52A63">
      <w:pPr>
        <w:ind w:left="0"/>
        <w:rPr>
          <w:b/>
        </w:rPr>
      </w:pPr>
      <w:r w:rsidRPr="00811B34">
        <w:rPr>
          <w:b/>
        </w:rPr>
        <w:t>16 Oct 18</w:t>
      </w:r>
    </w:p>
    <w:p w14:paraId="09A24F6E" w14:textId="77777777" w:rsidR="00811B34" w:rsidRDefault="00811B34" w:rsidP="00B52A63">
      <w:pPr>
        <w:ind w:left="0"/>
      </w:pPr>
    </w:p>
    <w:p w14:paraId="51FA4962" w14:textId="77777777" w:rsidR="00811B34" w:rsidRDefault="00811B34" w:rsidP="00811B34">
      <w:r>
        <w:t xml:space="preserve">Good Evening Mr </w:t>
      </w:r>
      <w:proofErr w:type="spellStart"/>
      <w:r>
        <w:t>Dekeyser</w:t>
      </w:r>
      <w:proofErr w:type="spellEnd"/>
      <w:r>
        <w:t>,</w:t>
      </w:r>
    </w:p>
    <w:p w14:paraId="271EF3C0" w14:textId="77777777" w:rsidR="00811B34" w:rsidRDefault="00811B34" w:rsidP="00811B34">
      <w:r>
        <w:t>Just providing a final update on our progress.</w:t>
      </w:r>
    </w:p>
    <w:p w14:paraId="01CA007A" w14:textId="77777777" w:rsidR="00811B34" w:rsidRDefault="00811B34" w:rsidP="00811B34">
      <w:r>
        <w:t>We are in the final week and are currently working on the final project report and presentation.</w:t>
      </w:r>
    </w:p>
    <w:p w14:paraId="15885279" w14:textId="77777777" w:rsidR="00811B34" w:rsidRDefault="00811B34" w:rsidP="00811B34">
      <w:r>
        <w:t>The presentation will be a combination of PowerPoint slides as well as a demonstration of the website. All members will be presenting different parts and talking about the functions that they mainly worked on. The final prototype has some slight differences from when you last saw it. It now supports multiple directories, date range searching and more alerts to the user in events like when no directory has been set.</w:t>
      </w:r>
    </w:p>
    <w:p w14:paraId="42F73D34" w14:textId="77777777" w:rsidR="00811B34" w:rsidRDefault="00811B34" w:rsidP="00811B34">
      <w:r>
        <w:t>The Final Project Report will give a detailed discussion of the project and the teams' processes.</w:t>
      </w:r>
    </w:p>
    <w:p w14:paraId="21F3D347" w14:textId="77777777" w:rsidR="00811B34" w:rsidRDefault="00811B34" w:rsidP="00811B34">
      <w:r>
        <w:t>It will be discussing the following:</w:t>
      </w:r>
    </w:p>
    <w:p w14:paraId="0303BF9C" w14:textId="49461EF6" w:rsidR="00811B34" w:rsidRDefault="00811B34" w:rsidP="00311CF2">
      <w:pPr>
        <w:pStyle w:val="ListParagraph"/>
        <w:numPr>
          <w:ilvl w:val="0"/>
          <w:numId w:val="25"/>
        </w:numPr>
      </w:pPr>
      <w:r>
        <w:t>Methodology</w:t>
      </w:r>
    </w:p>
    <w:p w14:paraId="41DA8742" w14:textId="0E718187" w:rsidR="00811B34" w:rsidRDefault="00811B34" w:rsidP="00311CF2">
      <w:pPr>
        <w:pStyle w:val="ListParagraph"/>
        <w:numPr>
          <w:ilvl w:val="0"/>
          <w:numId w:val="25"/>
        </w:numPr>
      </w:pPr>
      <w:r>
        <w:t>Project Management Process</w:t>
      </w:r>
    </w:p>
    <w:p w14:paraId="7783C2AC" w14:textId="2F8DFFBE" w:rsidR="00811B34" w:rsidRDefault="00811B34" w:rsidP="00311CF2">
      <w:pPr>
        <w:pStyle w:val="ListParagraph"/>
        <w:numPr>
          <w:ilvl w:val="0"/>
          <w:numId w:val="25"/>
        </w:numPr>
      </w:pPr>
      <w:r>
        <w:t>Project Outcome and final cost</w:t>
      </w:r>
    </w:p>
    <w:p w14:paraId="11631350" w14:textId="77777777" w:rsidR="00811B34" w:rsidRDefault="00811B34" w:rsidP="00811B34">
      <w:r>
        <w:t>The discussion will involve what Mark IV Tech did, findings we made as well as analysis of what we could have done better for next time to greater benefit our clients.</w:t>
      </w:r>
    </w:p>
    <w:p w14:paraId="169CF436" w14:textId="77777777" w:rsidR="00811B34" w:rsidRDefault="00811B34" w:rsidP="00811B34">
      <w:r>
        <w:t>As well as those key areas being discussed it will have all of the meeting minutes attached and log sheets.</w:t>
      </w:r>
    </w:p>
    <w:p w14:paraId="380DFBA3" w14:textId="77777777" w:rsidR="00811B34" w:rsidRDefault="00811B34" w:rsidP="00811B34">
      <w:r>
        <w:t>Is there anything you would like from us before we submit our presentations and final project report on Friday? We can forward you a copy if you like.</w:t>
      </w:r>
    </w:p>
    <w:p w14:paraId="1A24EBFE" w14:textId="77777777" w:rsidR="00811B34" w:rsidRDefault="00811B34" w:rsidP="00811B34">
      <w:r>
        <w:t>Regards,</w:t>
      </w:r>
    </w:p>
    <w:p w14:paraId="26E7A4CE" w14:textId="77777777" w:rsidR="00811B34" w:rsidRDefault="00811B34" w:rsidP="00811B34">
      <w:r>
        <w:t>Isaac</w:t>
      </w:r>
    </w:p>
    <w:p w14:paraId="57B08435" w14:textId="1FAA49E8" w:rsidR="00811B34" w:rsidRPr="00642425" w:rsidRDefault="00811B34" w:rsidP="00811B34">
      <w:pPr>
        <w:sectPr w:rsidR="00811B34" w:rsidRPr="00642425" w:rsidSect="005B2124">
          <w:pgSz w:w="12240" w:h="15840"/>
          <w:pgMar w:top="1440" w:right="1440" w:bottom="1440" w:left="1440" w:header="567" w:footer="567" w:gutter="0"/>
          <w:cols w:space="720"/>
          <w:titlePg/>
          <w:docGrid w:linePitch="360"/>
        </w:sectPr>
      </w:pPr>
      <w:r>
        <w:t>Mark IV Tech.</w:t>
      </w:r>
    </w:p>
    <w:p w14:paraId="5404022C" w14:textId="45FD436E" w:rsidR="00FE5225" w:rsidRDefault="00EB170A" w:rsidP="00EB170A">
      <w:pPr>
        <w:pStyle w:val="Heading1"/>
      </w:pPr>
      <w:bookmarkStart w:id="879" w:name="_Toc527703659"/>
      <w:bookmarkStart w:id="880" w:name="_Toc527711495"/>
      <w:r>
        <w:lastRenderedPageBreak/>
        <w:t>APPENDIX B: ACTIVITY LOG SHEETS</w:t>
      </w:r>
      <w:bookmarkEnd w:id="879"/>
      <w:bookmarkEnd w:id="880"/>
    </w:p>
    <w:p w14:paraId="38D440CE" w14:textId="43C837C6" w:rsidR="00FE5225" w:rsidRDefault="00FE5225" w:rsidP="00FE5225"/>
    <w:p w14:paraId="7310821D" w14:textId="7D40C9EE" w:rsidR="00982727" w:rsidRDefault="00A87565" w:rsidP="00A87565">
      <w:pPr>
        <w:pStyle w:val="Heading2"/>
      </w:pPr>
      <w:bookmarkStart w:id="881" w:name="_Toc527703660"/>
      <w:bookmarkStart w:id="882" w:name="_Toc527711496"/>
      <w:r>
        <w:t>GROUP SUMMARY OF ACTIVITY LOG SHEETS</w:t>
      </w:r>
      <w:bookmarkEnd w:id="881"/>
      <w:bookmarkEnd w:id="882"/>
    </w:p>
    <w:p w14:paraId="4D6DAE84" w14:textId="768A8720" w:rsidR="00DD0AD9" w:rsidRPr="00DD0AD9" w:rsidRDefault="00DD0AD9" w:rsidP="00750D2F">
      <w:pPr>
        <w:spacing w:after="0"/>
        <w:ind w:left="0" w:right="0"/>
        <w:rPr>
          <w:rFonts w:ascii="Calibri" w:eastAsia="Times New Roman" w:hAnsi="Calibri" w:cs="Calibri"/>
          <w:b/>
          <w:bCs/>
          <w:color w:val="FFFFFF"/>
          <w:kern w:val="0"/>
          <w:lang w:eastAsia="en-AU"/>
          <w14:ligatures w14:val="none"/>
        </w:rPr>
      </w:pPr>
    </w:p>
    <w:p w14:paraId="5CCABA03" w14:textId="3413CC1F" w:rsidR="00982727" w:rsidRPr="00750D2F" w:rsidRDefault="00982727" w:rsidP="00750D2F">
      <w:pPr>
        <w:spacing w:after="0"/>
        <w:ind w:left="0" w:right="0"/>
        <w:rPr>
          <w:rFonts w:ascii="Calibri" w:eastAsia="Times New Roman" w:hAnsi="Calibri" w:cs="Calibri"/>
          <w:b/>
          <w:bCs/>
          <w:color w:val="FFFFFF"/>
          <w:kern w:val="0"/>
          <w:lang w:eastAsia="en-AU"/>
          <w14:ligatures w14:val="none"/>
        </w:rPr>
      </w:pPr>
    </w:p>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50D2F" w:rsidRPr="001C4FC7" w14:paraId="4AB0627E" w14:textId="77777777" w:rsidTr="00E51E2B">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52D0AB0" w14:textId="77777777" w:rsidR="001C4FC7" w:rsidRPr="001C4FC7" w:rsidRDefault="001C4FC7" w:rsidP="00D242FF">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7BFFCEBC"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1FAB0978"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F970E2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61067B3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50B16B1B"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166D642"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21366796"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3F30B584" w14:textId="77777777" w:rsidR="001C4FC7" w:rsidRPr="001C4FC7" w:rsidRDefault="001C4FC7" w:rsidP="00D242F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E51E2B" w:rsidRPr="001C4FC7" w14:paraId="4ED333E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BBF57EF"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69D55B3" w14:textId="6B5486C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7.75</w:t>
            </w:r>
          </w:p>
        </w:tc>
        <w:tc>
          <w:tcPr>
            <w:tcW w:w="1740" w:type="dxa"/>
            <w:noWrap/>
            <w:hideMark/>
          </w:tcPr>
          <w:p w14:paraId="7CED80D3" w14:textId="68B28E4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650" w:type="dxa"/>
            <w:noWrap/>
            <w:hideMark/>
          </w:tcPr>
          <w:p w14:paraId="3E7425D3" w14:textId="7C4838E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8DBDD35" w14:textId="65B9C7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5C1EDA7" w14:textId="0B88F80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2BC710BC" w14:textId="413779C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440" w:type="dxa"/>
            <w:noWrap/>
            <w:hideMark/>
          </w:tcPr>
          <w:p w14:paraId="0ED9D9E3" w14:textId="52EE815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68887EB" w14:textId="3DE8596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r>
      <w:tr w:rsidR="00E51E2B" w:rsidRPr="001C4FC7" w14:paraId="55E57539"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7A6C6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E9E46B9" w14:textId="0E8D435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40" w:type="dxa"/>
            <w:noWrap/>
            <w:hideMark/>
          </w:tcPr>
          <w:p w14:paraId="290BF8BB" w14:textId="62498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5.5</w:t>
            </w:r>
          </w:p>
        </w:tc>
        <w:tc>
          <w:tcPr>
            <w:tcW w:w="1650" w:type="dxa"/>
            <w:noWrap/>
            <w:hideMark/>
          </w:tcPr>
          <w:p w14:paraId="4B51E963" w14:textId="5D94BE9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800" w:type="dxa"/>
            <w:noWrap/>
            <w:hideMark/>
          </w:tcPr>
          <w:p w14:paraId="2073516F" w14:textId="5F7CA6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w:t>
            </w:r>
          </w:p>
        </w:tc>
        <w:tc>
          <w:tcPr>
            <w:tcW w:w="1980" w:type="dxa"/>
            <w:noWrap/>
            <w:hideMark/>
          </w:tcPr>
          <w:p w14:paraId="0307DA55" w14:textId="67CE257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10" w:type="dxa"/>
            <w:noWrap/>
            <w:hideMark/>
          </w:tcPr>
          <w:p w14:paraId="5F4F9B89" w14:textId="45D2DD8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C0EBA81" w14:textId="34F40D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C15A847" w14:textId="2511B7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w:t>
            </w:r>
          </w:p>
        </w:tc>
      </w:tr>
      <w:tr w:rsidR="00E51E2B" w:rsidRPr="001C4FC7" w14:paraId="197B5C58"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ECEE5D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42547D04" w14:textId="03E8C30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40" w:type="dxa"/>
            <w:noWrap/>
            <w:hideMark/>
          </w:tcPr>
          <w:p w14:paraId="3E4CCB5C" w14:textId="4EA3778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650" w:type="dxa"/>
            <w:noWrap/>
            <w:hideMark/>
          </w:tcPr>
          <w:p w14:paraId="23225826" w14:textId="190D385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800" w:type="dxa"/>
            <w:noWrap/>
            <w:hideMark/>
          </w:tcPr>
          <w:p w14:paraId="779C6778" w14:textId="168ADD4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463A533D" w14:textId="75333AF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469833AF" w14:textId="69308D9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5803A953" w14:textId="7BE645B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F83AC72" w14:textId="1F55A56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24.5</w:t>
            </w:r>
          </w:p>
        </w:tc>
      </w:tr>
      <w:tr w:rsidR="00E51E2B" w:rsidRPr="001C4FC7" w14:paraId="23BECB47"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92680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AD6FAC" w14:textId="11B9A7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740" w:type="dxa"/>
            <w:noWrap/>
            <w:hideMark/>
          </w:tcPr>
          <w:p w14:paraId="23A1C385" w14:textId="40B47AE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0FD69B56" w14:textId="3AB2833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16</w:t>
            </w:r>
          </w:p>
        </w:tc>
        <w:tc>
          <w:tcPr>
            <w:tcW w:w="1800" w:type="dxa"/>
            <w:noWrap/>
            <w:hideMark/>
          </w:tcPr>
          <w:p w14:paraId="3711F9CD" w14:textId="48C24FB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47A8F2DB" w14:textId="0F3D106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w:t>
            </w:r>
          </w:p>
        </w:tc>
        <w:tc>
          <w:tcPr>
            <w:tcW w:w="1710" w:type="dxa"/>
            <w:noWrap/>
            <w:hideMark/>
          </w:tcPr>
          <w:p w14:paraId="37799D0B" w14:textId="19247BA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4.5</w:t>
            </w:r>
          </w:p>
        </w:tc>
        <w:tc>
          <w:tcPr>
            <w:tcW w:w="1440" w:type="dxa"/>
            <w:noWrap/>
            <w:hideMark/>
          </w:tcPr>
          <w:p w14:paraId="4F8A6E89" w14:textId="301C78A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CBF58D0" w14:textId="060A62E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25.25</w:t>
            </w:r>
          </w:p>
        </w:tc>
      </w:tr>
      <w:tr w:rsidR="00E51E2B" w:rsidRPr="001C4FC7" w14:paraId="63C0D003"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89209B"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4CB4D4E4" w14:textId="68403F0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50580EF6" w14:textId="4996C26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5D42CEEE" w14:textId="6CF3209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6</w:t>
            </w:r>
          </w:p>
        </w:tc>
        <w:tc>
          <w:tcPr>
            <w:tcW w:w="1800" w:type="dxa"/>
            <w:noWrap/>
            <w:hideMark/>
          </w:tcPr>
          <w:p w14:paraId="670958F3" w14:textId="2F78340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6CA64FF8" w14:textId="25D89E0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4356DA4D" w14:textId="06F1A72A"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76018387" w14:textId="3599F32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31FBDCA" w14:textId="6C892FB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22.75</w:t>
            </w:r>
          </w:p>
        </w:tc>
      </w:tr>
      <w:tr w:rsidR="00E51E2B" w:rsidRPr="001C4FC7" w14:paraId="20F9D314"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6F8F6ED"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4825DB42" w14:textId="0AA01EC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w:t>
            </w:r>
          </w:p>
        </w:tc>
        <w:tc>
          <w:tcPr>
            <w:tcW w:w="1740" w:type="dxa"/>
            <w:noWrap/>
            <w:hideMark/>
          </w:tcPr>
          <w:p w14:paraId="6F5941E0" w14:textId="6311743D"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4E41127B" w14:textId="70B0E228"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16EC5F0" w14:textId="6FA776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980" w:type="dxa"/>
            <w:noWrap/>
            <w:hideMark/>
          </w:tcPr>
          <w:p w14:paraId="01AC4615" w14:textId="7EFB27E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10</w:t>
            </w:r>
          </w:p>
        </w:tc>
        <w:tc>
          <w:tcPr>
            <w:tcW w:w="1710" w:type="dxa"/>
            <w:noWrap/>
            <w:hideMark/>
          </w:tcPr>
          <w:p w14:paraId="49094874" w14:textId="40704E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042D6629" w14:textId="4A83561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5CB4D91B" w14:textId="1BB6EED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17.75</w:t>
            </w:r>
          </w:p>
        </w:tc>
      </w:tr>
      <w:tr w:rsidR="00E51E2B" w:rsidRPr="001C4FC7" w14:paraId="5A7C1320"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2359D1"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06397F92" w14:textId="0856FB2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740" w:type="dxa"/>
            <w:noWrap/>
            <w:hideMark/>
          </w:tcPr>
          <w:p w14:paraId="66DFB2F1" w14:textId="5A9A0779"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4.75</w:t>
            </w:r>
          </w:p>
        </w:tc>
        <w:tc>
          <w:tcPr>
            <w:tcW w:w="1650" w:type="dxa"/>
            <w:noWrap/>
            <w:hideMark/>
          </w:tcPr>
          <w:p w14:paraId="2EE0BC84" w14:textId="2308236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7EACDC2E" w14:textId="6A4B041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19</w:t>
            </w:r>
          </w:p>
        </w:tc>
        <w:tc>
          <w:tcPr>
            <w:tcW w:w="1980" w:type="dxa"/>
            <w:noWrap/>
            <w:hideMark/>
          </w:tcPr>
          <w:p w14:paraId="4887D4CF" w14:textId="30AE927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9</w:t>
            </w:r>
          </w:p>
        </w:tc>
        <w:tc>
          <w:tcPr>
            <w:tcW w:w="1710" w:type="dxa"/>
            <w:noWrap/>
            <w:hideMark/>
          </w:tcPr>
          <w:p w14:paraId="1DFBEC08" w14:textId="20C12A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649AB8C9" w14:textId="7AA3EF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AFD49B" w14:textId="4C3DB50D"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36.75</w:t>
            </w:r>
          </w:p>
        </w:tc>
      </w:tr>
      <w:tr w:rsidR="00E51E2B" w:rsidRPr="001C4FC7" w14:paraId="70DB62E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F6A424"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6503DA09" w14:textId="19710C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5FD066C1" w14:textId="47ED1B8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650" w:type="dxa"/>
            <w:noWrap/>
            <w:hideMark/>
          </w:tcPr>
          <w:p w14:paraId="5902F1FF" w14:textId="1EC4FAA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10AB573" w14:textId="092D514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2DFF99B" w14:textId="766F206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11</w:t>
            </w:r>
          </w:p>
        </w:tc>
        <w:tc>
          <w:tcPr>
            <w:tcW w:w="1710" w:type="dxa"/>
            <w:noWrap/>
            <w:hideMark/>
          </w:tcPr>
          <w:p w14:paraId="1577A0AE" w14:textId="7FCE0A9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295BDFF2" w14:textId="3FD1B02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4AB0B40" w14:textId="07F8998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30.25</w:t>
            </w:r>
          </w:p>
        </w:tc>
      </w:tr>
      <w:tr w:rsidR="00E51E2B" w:rsidRPr="001C4FC7" w14:paraId="0AAB8792"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B6E0ACA"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37A0BD54" w14:textId="24D0754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C8C001B" w14:textId="1D8F897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11ECD551" w14:textId="537A54E0"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45C03F2B" w14:textId="692B3CE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13</w:t>
            </w:r>
          </w:p>
        </w:tc>
        <w:tc>
          <w:tcPr>
            <w:tcW w:w="1980" w:type="dxa"/>
            <w:noWrap/>
            <w:hideMark/>
          </w:tcPr>
          <w:p w14:paraId="7B443E0B" w14:textId="35E35AE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w:t>
            </w:r>
          </w:p>
        </w:tc>
        <w:tc>
          <w:tcPr>
            <w:tcW w:w="1710" w:type="dxa"/>
            <w:noWrap/>
            <w:hideMark/>
          </w:tcPr>
          <w:p w14:paraId="040D1BA5" w14:textId="384A1F9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w:t>
            </w:r>
          </w:p>
        </w:tc>
        <w:tc>
          <w:tcPr>
            <w:tcW w:w="1440" w:type="dxa"/>
            <w:noWrap/>
            <w:hideMark/>
          </w:tcPr>
          <w:p w14:paraId="05EA2EEF" w14:textId="5B0AC33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4173DD3" w14:textId="6F44A5C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29.25</w:t>
            </w:r>
          </w:p>
        </w:tc>
      </w:tr>
      <w:tr w:rsidR="00E51E2B" w:rsidRPr="001C4FC7" w14:paraId="6BCC8250"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17C9D30"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54A740A2" w14:textId="565D51D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2F676CFB" w14:textId="3FC5A1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2.25</w:t>
            </w:r>
          </w:p>
        </w:tc>
        <w:tc>
          <w:tcPr>
            <w:tcW w:w="1650" w:type="dxa"/>
            <w:noWrap/>
            <w:hideMark/>
          </w:tcPr>
          <w:p w14:paraId="2DCCA2C4" w14:textId="6372729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1E8CFAEB" w14:textId="51F767E4"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8</w:t>
            </w:r>
          </w:p>
        </w:tc>
        <w:tc>
          <w:tcPr>
            <w:tcW w:w="1980" w:type="dxa"/>
            <w:noWrap/>
            <w:hideMark/>
          </w:tcPr>
          <w:p w14:paraId="2182C850" w14:textId="54C3FAC3"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314B6EB8" w14:textId="7BFCD3D6"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w:t>
            </w:r>
          </w:p>
        </w:tc>
        <w:tc>
          <w:tcPr>
            <w:tcW w:w="1440" w:type="dxa"/>
            <w:noWrap/>
            <w:hideMark/>
          </w:tcPr>
          <w:p w14:paraId="35E35186" w14:textId="1839BAD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CBB62DC" w14:textId="26B55D8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28.75</w:t>
            </w:r>
          </w:p>
        </w:tc>
      </w:tr>
      <w:tr w:rsidR="00E51E2B" w:rsidRPr="001C4FC7" w14:paraId="76B06671"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B0229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432BA125" w14:textId="17C4F3D4"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7BD1DB4F" w14:textId="75573175"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0.25</w:t>
            </w:r>
          </w:p>
        </w:tc>
        <w:tc>
          <w:tcPr>
            <w:tcW w:w="1650" w:type="dxa"/>
            <w:noWrap/>
            <w:hideMark/>
          </w:tcPr>
          <w:p w14:paraId="3CD761DB" w14:textId="08D9032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DD1E7A6" w14:textId="78D8EDC8"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7.5</w:t>
            </w:r>
          </w:p>
        </w:tc>
        <w:tc>
          <w:tcPr>
            <w:tcW w:w="1980" w:type="dxa"/>
            <w:noWrap/>
            <w:hideMark/>
          </w:tcPr>
          <w:p w14:paraId="68B0A405" w14:textId="37CDCC1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14.5</w:t>
            </w:r>
          </w:p>
        </w:tc>
        <w:tc>
          <w:tcPr>
            <w:tcW w:w="1710" w:type="dxa"/>
            <w:noWrap/>
            <w:hideMark/>
          </w:tcPr>
          <w:p w14:paraId="5B91300D" w14:textId="795DD551"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0.5</w:t>
            </w:r>
          </w:p>
        </w:tc>
        <w:tc>
          <w:tcPr>
            <w:tcW w:w="1440" w:type="dxa"/>
            <w:noWrap/>
            <w:hideMark/>
          </w:tcPr>
          <w:p w14:paraId="6BED5390" w14:textId="2B8B190C"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800" w:type="dxa"/>
            <w:noWrap/>
            <w:hideMark/>
          </w:tcPr>
          <w:p w14:paraId="0AABAA49" w14:textId="202FF952"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23.75</w:t>
            </w:r>
          </w:p>
        </w:tc>
      </w:tr>
      <w:tr w:rsidR="00E51E2B" w:rsidRPr="001C4FC7" w14:paraId="3593C3C6" w14:textId="77777777" w:rsidTr="00E51E2B">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856F888"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6B89606E" w14:textId="21D379E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104552CD" w14:textId="5E9043CB"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w:t>
            </w:r>
          </w:p>
        </w:tc>
        <w:tc>
          <w:tcPr>
            <w:tcW w:w="1650" w:type="dxa"/>
            <w:noWrap/>
            <w:hideMark/>
          </w:tcPr>
          <w:p w14:paraId="4E86393F" w14:textId="261F5DC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0E4EF743" w14:textId="4E9063E5"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3.5</w:t>
            </w:r>
          </w:p>
        </w:tc>
        <w:tc>
          <w:tcPr>
            <w:tcW w:w="1980" w:type="dxa"/>
            <w:noWrap/>
            <w:hideMark/>
          </w:tcPr>
          <w:p w14:paraId="067082DC" w14:textId="207D64C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c>
          <w:tcPr>
            <w:tcW w:w="1710" w:type="dxa"/>
            <w:noWrap/>
            <w:hideMark/>
          </w:tcPr>
          <w:p w14:paraId="2558EA45" w14:textId="0CB61C0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5.75</w:t>
            </w:r>
          </w:p>
        </w:tc>
        <w:tc>
          <w:tcPr>
            <w:tcW w:w="1440" w:type="dxa"/>
            <w:noWrap/>
            <w:hideMark/>
          </w:tcPr>
          <w:p w14:paraId="5F202352" w14:textId="4B6DCAE7"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6EF7DADA" w14:textId="037C03C2"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27.25</w:t>
            </w:r>
          </w:p>
        </w:tc>
      </w:tr>
      <w:tr w:rsidR="00E51E2B" w:rsidRPr="001C4FC7" w14:paraId="3760FBEC" w14:textId="77777777" w:rsidTr="00E51E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CA5009"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6C6D1939" w14:textId="33065BC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06D8324" w14:textId="5F339747"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744CBC97" w14:textId="6F40849F"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3EEBD5C1" w14:textId="669B597E"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78743257" w14:textId="553A704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CBC1CA8" w14:textId="7BC24CD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3.25</w:t>
            </w:r>
          </w:p>
        </w:tc>
        <w:tc>
          <w:tcPr>
            <w:tcW w:w="1440" w:type="dxa"/>
            <w:noWrap/>
            <w:hideMark/>
          </w:tcPr>
          <w:p w14:paraId="77A425FB" w14:textId="1A8157F3"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15.5</w:t>
            </w:r>
          </w:p>
        </w:tc>
        <w:tc>
          <w:tcPr>
            <w:tcW w:w="1800" w:type="dxa"/>
            <w:noWrap/>
            <w:hideMark/>
          </w:tcPr>
          <w:p w14:paraId="6F51FCED" w14:textId="7EFA548B" w:rsidR="00E51E2B" w:rsidRPr="001C4FC7"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18.75</w:t>
            </w:r>
          </w:p>
        </w:tc>
      </w:tr>
      <w:tr w:rsidR="00E51E2B" w:rsidRPr="001C4FC7" w14:paraId="67060C60" w14:textId="77777777" w:rsidTr="00E51E2B">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AD4EE6" w14:textId="77777777" w:rsidR="00E51E2B" w:rsidRPr="001C4FC7" w:rsidRDefault="00E51E2B" w:rsidP="00E51E2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9B88FF0" w14:textId="2CAD036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40" w:type="dxa"/>
            <w:noWrap/>
            <w:hideMark/>
          </w:tcPr>
          <w:p w14:paraId="3876E7D8" w14:textId="5669A0BA"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650" w:type="dxa"/>
            <w:noWrap/>
            <w:hideMark/>
          </w:tcPr>
          <w:p w14:paraId="44A91479" w14:textId="3C2997C0"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800" w:type="dxa"/>
            <w:noWrap/>
            <w:hideMark/>
          </w:tcPr>
          <w:p w14:paraId="258338FB" w14:textId="423DD62C"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980" w:type="dxa"/>
            <w:noWrap/>
            <w:hideMark/>
          </w:tcPr>
          <w:p w14:paraId="362DB28D" w14:textId="27EC5F0F"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0</w:t>
            </w:r>
          </w:p>
        </w:tc>
        <w:tc>
          <w:tcPr>
            <w:tcW w:w="1710" w:type="dxa"/>
            <w:noWrap/>
            <w:hideMark/>
          </w:tcPr>
          <w:p w14:paraId="12279C00" w14:textId="65D05969"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4.25</w:t>
            </w:r>
          </w:p>
        </w:tc>
        <w:tc>
          <w:tcPr>
            <w:tcW w:w="1440" w:type="dxa"/>
            <w:noWrap/>
            <w:hideMark/>
          </w:tcPr>
          <w:p w14:paraId="14985823" w14:textId="5F75CF41"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12.75</w:t>
            </w:r>
          </w:p>
        </w:tc>
        <w:tc>
          <w:tcPr>
            <w:tcW w:w="1800" w:type="dxa"/>
            <w:noWrap/>
            <w:hideMark/>
          </w:tcPr>
          <w:p w14:paraId="3379E9AB" w14:textId="2FA1812E" w:rsidR="00E51E2B" w:rsidRPr="001C4FC7" w:rsidRDefault="00E51E2B" w:rsidP="00E51E2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D4DF8">
              <w:t>17</w:t>
            </w:r>
          </w:p>
        </w:tc>
      </w:tr>
      <w:tr w:rsidR="00E51E2B" w:rsidRPr="00750D2F" w14:paraId="7AEAF322" w14:textId="77777777" w:rsidTr="00E51E2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5B51C" w14:textId="77777777" w:rsidR="00E51E2B" w:rsidRPr="001C4FC7" w:rsidRDefault="00E51E2B" w:rsidP="00E51E2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51D1E523" w14:textId="3C575264"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30.25</w:t>
            </w:r>
          </w:p>
        </w:tc>
        <w:tc>
          <w:tcPr>
            <w:tcW w:w="1740" w:type="dxa"/>
            <w:noWrap/>
            <w:hideMark/>
          </w:tcPr>
          <w:p w14:paraId="7C505431" w14:textId="1D9CF152"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w:t>
            </w:r>
          </w:p>
        </w:tc>
        <w:tc>
          <w:tcPr>
            <w:tcW w:w="1650" w:type="dxa"/>
            <w:noWrap/>
            <w:hideMark/>
          </w:tcPr>
          <w:p w14:paraId="30BACBE5" w14:textId="16356080"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40</w:t>
            </w:r>
          </w:p>
        </w:tc>
        <w:tc>
          <w:tcPr>
            <w:tcW w:w="1800" w:type="dxa"/>
            <w:noWrap/>
            <w:hideMark/>
          </w:tcPr>
          <w:p w14:paraId="092CDFD8" w14:textId="279C7503"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71</w:t>
            </w:r>
          </w:p>
        </w:tc>
        <w:tc>
          <w:tcPr>
            <w:tcW w:w="1980" w:type="dxa"/>
            <w:noWrap/>
            <w:hideMark/>
          </w:tcPr>
          <w:p w14:paraId="1994182B" w14:textId="4ED3BD27"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107.5</w:t>
            </w:r>
          </w:p>
        </w:tc>
        <w:tc>
          <w:tcPr>
            <w:tcW w:w="1710" w:type="dxa"/>
            <w:noWrap/>
            <w:hideMark/>
          </w:tcPr>
          <w:p w14:paraId="616FF406" w14:textId="6F06C4AD"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28</w:t>
            </w:r>
          </w:p>
        </w:tc>
        <w:tc>
          <w:tcPr>
            <w:tcW w:w="1440" w:type="dxa"/>
            <w:noWrap/>
            <w:hideMark/>
          </w:tcPr>
          <w:p w14:paraId="1EF1722F" w14:textId="22822E38"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29.25</w:t>
            </w:r>
          </w:p>
        </w:tc>
        <w:tc>
          <w:tcPr>
            <w:tcW w:w="1800" w:type="dxa"/>
            <w:noWrap/>
            <w:hideMark/>
          </w:tcPr>
          <w:p w14:paraId="2FB62D0C" w14:textId="1B5FEC76" w:rsidR="00E51E2B" w:rsidRPr="00E51E2B" w:rsidRDefault="00E51E2B" w:rsidP="00E51E2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E51E2B">
              <w:rPr>
                <w:b/>
              </w:rPr>
              <w:t>339</w:t>
            </w:r>
          </w:p>
        </w:tc>
      </w:tr>
    </w:tbl>
    <w:p w14:paraId="00789248" w14:textId="77777777" w:rsidR="00476EC5" w:rsidRDefault="00476EC5" w:rsidP="00982727">
      <w:pPr>
        <w:pStyle w:val="Heading2"/>
      </w:pPr>
    </w:p>
    <w:p w14:paraId="46C1143A" w14:textId="77777777" w:rsidR="007D2A9D" w:rsidRDefault="007D2A9D" w:rsidP="007D2A9D"/>
    <w:p w14:paraId="06B11CF8" w14:textId="0382CA2F" w:rsidR="00E45829" w:rsidRPr="00715100" w:rsidRDefault="00715100" w:rsidP="00715100">
      <w:pPr>
        <w:pStyle w:val="Heading2"/>
      </w:pPr>
      <w:bookmarkStart w:id="883" w:name="_Toc527703661"/>
      <w:bookmarkStart w:id="884" w:name="_Toc527711497"/>
      <w:r w:rsidRPr="00715100">
        <w:lastRenderedPageBreak/>
        <w:t>GROUP CONTRIBUTION BREAKDOWN</w:t>
      </w:r>
      <w:bookmarkEnd w:id="883"/>
      <w:bookmarkEnd w:id="884"/>
    </w:p>
    <w:p w14:paraId="558DD3A1" w14:textId="77777777" w:rsidR="00E45829" w:rsidRDefault="00E45829" w:rsidP="007D2A9D"/>
    <w:p w14:paraId="3CFCBA6E" w14:textId="47B84F4C" w:rsidR="00E45829" w:rsidRDefault="00E45829" w:rsidP="007D2A9D">
      <w:r>
        <w:t xml:space="preserve">The following contribution </w:t>
      </w:r>
      <w:r w:rsidR="009D760F">
        <w:t>figures</w:t>
      </w:r>
      <w:r>
        <w:t xml:space="preserve"> </w:t>
      </w:r>
      <w:r w:rsidR="009D760F">
        <w:t>were</w:t>
      </w:r>
      <w:r>
        <w:t xml:space="preserve"> calculated from the</w:t>
      </w:r>
      <w:r w:rsidR="009D760F">
        <w:t xml:space="preserve"> bel</w:t>
      </w:r>
      <w:r w:rsidR="001A1E3E">
        <w:t>ow</w:t>
      </w:r>
      <w:r>
        <w:t xml:space="preserve"> </w:t>
      </w:r>
      <w:r w:rsidR="001A1E3E">
        <w:t>individual log sheet summaries.</w:t>
      </w:r>
      <w:r w:rsidR="00CE4FC9">
        <w:t xml:space="preserve"> </w:t>
      </w:r>
    </w:p>
    <w:p w14:paraId="53B0FBB5" w14:textId="77777777" w:rsidR="00E45829" w:rsidRDefault="00E45829" w:rsidP="007D2A9D"/>
    <w:tbl>
      <w:tblPr>
        <w:tblStyle w:val="ListTable4-Accent1"/>
        <w:tblW w:w="14088" w:type="dxa"/>
        <w:tblLook w:val="04A0" w:firstRow="1" w:lastRow="0" w:firstColumn="1" w:lastColumn="0" w:noHBand="0" w:noVBand="1"/>
      </w:tblPr>
      <w:tblGrid>
        <w:gridCol w:w="1419"/>
        <w:gridCol w:w="1662"/>
        <w:gridCol w:w="1842"/>
        <w:gridCol w:w="1419"/>
        <w:gridCol w:w="2008"/>
        <w:gridCol w:w="1771"/>
        <w:gridCol w:w="1808"/>
        <w:gridCol w:w="2159"/>
      </w:tblGrid>
      <w:tr w:rsidR="003A2E9F" w:rsidRPr="00E45829" w14:paraId="483C05FF" w14:textId="77777777" w:rsidTr="003A2E9F">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3FAC066F" w14:textId="77777777" w:rsidR="003A2E9F" w:rsidRPr="00E45829" w:rsidRDefault="003A2E9F" w:rsidP="00E45829">
            <w:pPr>
              <w:spacing w:after="0"/>
              <w:ind w:left="0" w:right="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Name</w:t>
            </w:r>
          </w:p>
        </w:tc>
        <w:tc>
          <w:tcPr>
            <w:tcW w:w="1662" w:type="dxa"/>
            <w:noWrap/>
            <w:hideMark/>
          </w:tcPr>
          <w:p w14:paraId="457F9961"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Initialising</w:t>
            </w:r>
          </w:p>
        </w:tc>
        <w:tc>
          <w:tcPr>
            <w:tcW w:w="1842" w:type="dxa"/>
            <w:noWrap/>
            <w:hideMark/>
          </w:tcPr>
          <w:p w14:paraId="4B2BFBE6"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Discover and understand the details of the problem</w:t>
            </w:r>
          </w:p>
        </w:tc>
        <w:tc>
          <w:tcPr>
            <w:tcW w:w="1419" w:type="dxa"/>
            <w:noWrap/>
            <w:hideMark/>
          </w:tcPr>
          <w:p w14:paraId="716B8257"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Create the project plan.</w:t>
            </w:r>
          </w:p>
        </w:tc>
        <w:tc>
          <w:tcPr>
            <w:tcW w:w="2008" w:type="dxa"/>
            <w:noWrap/>
            <w:hideMark/>
          </w:tcPr>
          <w:p w14:paraId="44743100"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Design Components</w:t>
            </w:r>
          </w:p>
        </w:tc>
        <w:tc>
          <w:tcPr>
            <w:tcW w:w="1771" w:type="dxa"/>
            <w:noWrap/>
            <w:hideMark/>
          </w:tcPr>
          <w:p w14:paraId="3888AE55"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Implement and Test</w:t>
            </w:r>
          </w:p>
        </w:tc>
        <w:tc>
          <w:tcPr>
            <w:tcW w:w="1808" w:type="dxa"/>
            <w:noWrap/>
            <w:hideMark/>
          </w:tcPr>
          <w:p w14:paraId="6E94CAD8"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Monitoring and Controlling</w:t>
            </w:r>
          </w:p>
        </w:tc>
        <w:tc>
          <w:tcPr>
            <w:tcW w:w="2159" w:type="dxa"/>
            <w:noWrap/>
            <w:hideMark/>
          </w:tcPr>
          <w:p w14:paraId="5D36A3BF" w14:textId="77777777" w:rsidR="003A2E9F" w:rsidRPr="00E45829" w:rsidRDefault="003A2E9F" w:rsidP="00E45829">
            <w:pPr>
              <w:spacing w:after="0"/>
              <w:ind w:left="0" w:right="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kern w:val="0"/>
                <w:lang w:eastAsia="en-AU"/>
                <w14:ligatures w14:val="none"/>
              </w:rPr>
            </w:pPr>
            <w:r w:rsidRPr="00E45829">
              <w:rPr>
                <w:rFonts w:ascii="Calibri" w:eastAsia="Times New Roman" w:hAnsi="Calibri" w:cs="Calibri"/>
                <w:b w:val="0"/>
                <w:bCs w:val="0"/>
                <w:color w:val="FFFFFF"/>
                <w:kern w:val="0"/>
                <w:lang w:eastAsia="en-AU"/>
                <w14:ligatures w14:val="none"/>
              </w:rPr>
              <w:t>Deploy</w:t>
            </w:r>
          </w:p>
        </w:tc>
      </w:tr>
      <w:tr w:rsidR="00A16A78" w:rsidRPr="00E45829" w14:paraId="30F36196"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41BEDA95"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Greg</w:t>
            </w:r>
          </w:p>
        </w:tc>
        <w:tc>
          <w:tcPr>
            <w:tcW w:w="1662" w:type="dxa"/>
            <w:noWrap/>
            <w:hideMark/>
          </w:tcPr>
          <w:p w14:paraId="51D462E4" w14:textId="4FD048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39.3%</w:t>
            </w:r>
          </w:p>
        </w:tc>
        <w:tc>
          <w:tcPr>
            <w:tcW w:w="1842" w:type="dxa"/>
            <w:noWrap/>
            <w:hideMark/>
          </w:tcPr>
          <w:p w14:paraId="5BE299B8" w14:textId="18708CC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26.3%</w:t>
            </w:r>
          </w:p>
        </w:tc>
        <w:tc>
          <w:tcPr>
            <w:tcW w:w="1419" w:type="dxa"/>
            <w:noWrap/>
            <w:hideMark/>
          </w:tcPr>
          <w:p w14:paraId="1F302055" w14:textId="6099586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27.0%</w:t>
            </w:r>
          </w:p>
        </w:tc>
        <w:tc>
          <w:tcPr>
            <w:tcW w:w="2008" w:type="dxa"/>
            <w:noWrap/>
            <w:hideMark/>
          </w:tcPr>
          <w:p w14:paraId="1455135B" w14:textId="749329A8"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4.0%</w:t>
            </w:r>
          </w:p>
        </w:tc>
        <w:tc>
          <w:tcPr>
            <w:tcW w:w="1771" w:type="dxa"/>
            <w:noWrap/>
            <w:hideMark/>
          </w:tcPr>
          <w:p w14:paraId="1ED43F8F" w14:textId="65C5E14D"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60.5%</w:t>
            </w:r>
          </w:p>
        </w:tc>
        <w:tc>
          <w:tcPr>
            <w:tcW w:w="1808" w:type="dxa"/>
            <w:noWrap/>
            <w:hideMark/>
          </w:tcPr>
          <w:p w14:paraId="4F971EF3" w14:textId="73BE147E"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8.3%</w:t>
            </w:r>
          </w:p>
        </w:tc>
        <w:tc>
          <w:tcPr>
            <w:tcW w:w="2159" w:type="dxa"/>
            <w:noWrap/>
            <w:hideMark/>
          </w:tcPr>
          <w:p w14:paraId="738B2D7C" w14:textId="530EEF7B"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22.9%</w:t>
            </w:r>
          </w:p>
        </w:tc>
      </w:tr>
      <w:tr w:rsidR="00A16A78" w:rsidRPr="00E45829" w14:paraId="1059B001"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03F3772F"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Ryan</w:t>
            </w:r>
          </w:p>
        </w:tc>
        <w:tc>
          <w:tcPr>
            <w:tcW w:w="1662" w:type="dxa"/>
            <w:noWrap/>
            <w:hideMark/>
          </w:tcPr>
          <w:p w14:paraId="2E3008B0" w14:textId="27272331"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7.5%</w:t>
            </w:r>
          </w:p>
        </w:tc>
        <w:tc>
          <w:tcPr>
            <w:tcW w:w="1842" w:type="dxa"/>
            <w:noWrap/>
            <w:hideMark/>
          </w:tcPr>
          <w:p w14:paraId="03CA0DC6" w14:textId="2D5BCF6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41.4%</w:t>
            </w:r>
          </w:p>
        </w:tc>
        <w:tc>
          <w:tcPr>
            <w:tcW w:w="1419" w:type="dxa"/>
            <w:noWrap/>
            <w:hideMark/>
          </w:tcPr>
          <w:p w14:paraId="797F237E" w14:textId="6DDC3145"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10.8%</w:t>
            </w:r>
          </w:p>
        </w:tc>
        <w:tc>
          <w:tcPr>
            <w:tcW w:w="2008" w:type="dxa"/>
            <w:noWrap/>
            <w:hideMark/>
          </w:tcPr>
          <w:p w14:paraId="1D818C51" w14:textId="49C7C59B"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5.9%</w:t>
            </w:r>
          </w:p>
        </w:tc>
        <w:tc>
          <w:tcPr>
            <w:tcW w:w="1771" w:type="dxa"/>
            <w:noWrap/>
            <w:hideMark/>
          </w:tcPr>
          <w:p w14:paraId="0DF0B680" w14:textId="3A2AF50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19.1%</w:t>
            </w:r>
          </w:p>
        </w:tc>
        <w:tc>
          <w:tcPr>
            <w:tcW w:w="1808" w:type="dxa"/>
            <w:noWrap/>
            <w:hideMark/>
          </w:tcPr>
          <w:p w14:paraId="66961361" w14:textId="4EBC469D"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52.8%</w:t>
            </w:r>
          </w:p>
        </w:tc>
        <w:tc>
          <w:tcPr>
            <w:tcW w:w="2159" w:type="dxa"/>
            <w:noWrap/>
            <w:hideMark/>
          </w:tcPr>
          <w:p w14:paraId="26726A00" w14:textId="6B06437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19.0%</w:t>
            </w:r>
          </w:p>
        </w:tc>
      </w:tr>
      <w:tr w:rsidR="00A16A78" w:rsidRPr="00E45829" w14:paraId="41B18C28" w14:textId="77777777" w:rsidTr="003A2E9F">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BC1C45E"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Andrew</w:t>
            </w:r>
          </w:p>
        </w:tc>
        <w:tc>
          <w:tcPr>
            <w:tcW w:w="1662" w:type="dxa"/>
            <w:noWrap/>
            <w:hideMark/>
          </w:tcPr>
          <w:p w14:paraId="33973838" w14:textId="10D997D7"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29.9%</w:t>
            </w:r>
          </w:p>
        </w:tc>
        <w:tc>
          <w:tcPr>
            <w:tcW w:w="1842" w:type="dxa"/>
            <w:noWrap/>
            <w:hideMark/>
          </w:tcPr>
          <w:p w14:paraId="4B548FAA" w14:textId="2F669FC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18.2%</w:t>
            </w:r>
          </w:p>
        </w:tc>
        <w:tc>
          <w:tcPr>
            <w:tcW w:w="1419" w:type="dxa"/>
            <w:noWrap/>
            <w:hideMark/>
          </w:tcPr>
          <w:p w14:paraId="06184600" w14:textId="4A8313F0"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41.9%</w:t>
            </w:r>
          </w:p>
        </w:tc>
        <w:tc>
          <w:tcPr>
            <w:tcW w:w="2008" w:type="dxa"/>
            <w:noWrap/>
            <w:hideMark/>
          </w:tcPr>
          <w:p w14:paraId="6C422E49" w14:textId="3013BB72"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56.4%</w:t>
            </w:r>
          </w:p>
        </w:tc>
        <w:tc>
          <w:tcPr>
            <w:tcW w:w="1771" w:type="dxa"/>
            <w:noWrap/>
            <w:hideMark/>
          </w:tcPr>
          <w:p w14:paraId="41F6A0E1" w14:textId="3A9025B6"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12.6%</w:t>
            </w:r>
          </w:p>
        </w:tc>
        <w:tc>
          <w:tcPr>
            <w:tcW w:w="1808" w:type="dxa"/>
            <w:noWrap/>
            <w:hideMark/>
          </w:tcPr>
          <w:p w14:paraId="2D86A30B" w14:textId="6CBD9EC1"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2.8%</w:t>
            </w:r>
          </w:p>
        </w:tc>
        <w:tc>
          <w:tcPr>
            <w:tcW w:w="2159" w:type="dxa"/>
            <w:noWrap/>
            <w:hideMark/>
          </w:tcPr>
          <w:p w14:paraId="2129A587" w14:textId="6F258A4F" w:rsidR="00A16A78" w:rsidRPr="00E45829" w:rsidRDefault="00A16A78" w:rsidP="00A16A78">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15.2%</w:t>
            </w:r>
          </w:p>
        </w:tc>
      </w:tr>
      <w:tr w:rsidR="00A16A78" w:rsidRPr="00E45829" w14:paraId="5A5A4ECC" w14:textId="77777777" w:rsidTr="003A2E9F">
        <w:trPr>
          <w:trHeight w:val="512"/>
        </w:trPr>
        <w:tc>
          <w:tcPr>
            <w:cnfStyle w:val="001000000000" w:firstRow="0" w:lastRow="0" w:firstColumn="1" w:lastColumn="0" w:oddVBand="0" w:evenVBand="0" w:oddHBand="0" w:evenHBand="0" w:firstRowFirstColumn="0" w:firstRowLastColumn="0" w:lastRowFirstColumn="0" w:lastRowLastColumn="0"/>
            <w:tcW w:w="1419" w:type="dxa"/>
            <w:noWrap/>
            <w:hideMark/>
          </w:tcPr>
          <w:p w14:paraId="535A9EF1" w14:textId="77777777" w:rsidR="00A16A78" w:rsidRPr="003A2E9F" w:rsidRDefault="00A16A78" w:rsidP="00A16A78">
            <w:pPr>
              <w:spacing w:after="0"/>
              <w:ind w:left="0" w:right="0"/>
              <w:rPr>
                <w:rFonts w:ascii="Calibri" w:eastAsia="Times New Roman" w:hAnsi="Calibri" w:cs="Calibri"/>
                <w:color w:val="000000"/>
                <w:kern w:val="0"/>
                <w:lang w:eastAsia="en-AU"/>
                <w14:ligatures w14:val="none"/>
              </w:rPr>
            </w:pPr>
            <w:r w:rsidRPr="003A2E9F">
              <w:rPr>
                <w:rFonts w:ascii="Calibri" w:eastAsia="Times New Roman" w:hAnsi="Calibri" w:cs="Calibri"/>
                <w:color w:val="000000"/>
                <w:kern w:val="0"/>
                <w:lang w:eastAsia="en-AU"/>
                <w14:ligatures w14:val="none"/>
              </w:rPr>
              <w:t>Isaac</w:t>
            </w:r>
          </w:p>
        </w:tc>
        <w:tc>
          <w:tcPr>
            <w:tcW w:w="1662" w:type="dxa"/>
            <w:noWrap/>
            <w:hideMark/>
          </w:tcPr>
          <w:p w14:paraId="5690572B" w14:textId="15099F98"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23.4%</w:t>
            </w:r>
          </w:p>
        </w:tc>
        <w:tc>
          <w:tcPr>
            <w:tcW w:w="1842" w:type="dxa"/>
            <w:noWrap/>
            <w:hideMark/>
          </w:tcPr>
          <w:p w14:paraId="7A6D01BB" w14:textId="7E7320AA"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14.1%</w:t>
            </w:r>
          </w:p>
        </w:tc>
        <w:tc>
          <w:tcPr>
            <w:tcW w:w="1419" w:type="dxa"/>
            <w:noWrap/>
            <w:hideMark/>
          </w:tcPr>
          <w:p w14:paraId="42E85F77" w14:textId="54652CB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20.3%</w:t>
            </w:r>
          </w:p>
        </w:tc>
        <w:tc>
          <w:tcPr>
            <w:tcW w:w="2008" w:type="dxa"/>
            <w:noWrap/>
            <w:hideMark/>
          </w:tcPr>
          <w:p w14:paraId="67A32DDF" w14:textId="2BDBEFD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33.7%</w:t>
            </w:r>
          </w:p>
        </w:tc>
        <w:tc>
          <w:tcPr>
            <w:tcW w:w="1771" w:type="dxa"/>
            <w:noWrap/>
            <w:hideMark/>
          </w:tcPr>
          <w:p w14:paraId="7A23B573" w14:textId="2D3A2304"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7.9%</w:t>
            </w:r>
          </w:p>
        </w:tc>
        <w:tc>
          <w:tcPr>
            <w:tcW w:w="1808" w:type="dxa"/>
            <w:noWrap/>
            <w:hideMark/>
          </w:tcPr>
          <w:p w14:paraId="46F4FD21" w14:textId="7907F6BC"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36.1%</w:t>
            </w:r>
          </w:p>
        </w:tc>
        <w:tc>
          <w:tcPr>
            <w:tcW w:w="2159" w:type="dxa"/>
            <w:noWrap/>
            <w:hideMark/>
          </w:tcPr>
          <w:p w14:paraId="3F9FBAAC" w14:textId="06758DF2" w:rsidR="00A16A78" w:rsidRPr="00E45829" w:rsidRDefault="00A16A78" w:rsidP="00A16A78">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546FC">
              <w:t>42.9%</w:t>
            </w:r>
          </w:p>
        </w:tc>
      </w:tr>
    </w:tbl>
    <w:p w14:paraId="0CF154BD" w14:textId="77777777" w:rsidR="00E45829" w:rsidRDefault="00E45829" w:rsidP="007D2A9D"/>
    <w:p w14:paraId="2AC78729" w14:textId="77777777" w:rsidR="00283FE2" w:rsidRDefault="00283FE2" w:rsidP="007D2A9D"/>
    <w:p w14:paraId="4398F4FB" w14:textId="77777777" w:rsidR="00283FE2" w:rsidRDefault="00283FE2" w:rsidP="007D2A9D"/>
    <w:p w14:paraId="5DFB06CA" w14:textId="77777777" w:rsidR="00283FE2" w:rsidRDefault="00283FE2" w:rsidP="007D2A9D"/>
    <w:p w14:paraId="024069C6" w14:textId="77777777" w:rsidR="00283FE2" w:rsidRDefault="00283FE2" w:rsidP="007D2A9D"/>
    <w:p w14:paraId="7C26841A" w14:textId="77777777" w:rsidR="00283FE2" w:rsidRDefault="00283FE2" w:rsidP="007D2A9D"/>
    <w:p w14:paraId="6CA6DBF8" w14:textId="77777777" w:rsidR="00283FE2" w:rsidRDefault="00283FE2" w:rsidP="007D2A9D"/>
    <w:p w14:paraId="5851BA0B" w14:textId="77777777" w:rsidR="00283FE2" w:rsidRDefault="00283FE2" w:rsidP="007D2A9D"/>
    <w:p w14:paraId="525B2910" w14:textId="77777777" w:rsidR="00283FE2" w:rsidRDefault="00283FE2" w:rsidP="007D2A9D"/>
    <w:p w14:paraId="0E432854" w14:textId="77777777" w:rsidR="00283FE2" w:rsidRDefault="00283FE2" w:rsidP="007D2A9D"/>
    <w:p w14:paraId="7831D619" w14:textId="4C50EF42" w:rsidR="007D2A9D" w:rsidRDefault="0077724E" w:rsidP="00283FE2">
      <w:pPr>
        <w:pStyle w:val="Heading3"/>
      </w:pPr>
      <w:bookmarkStart w:id="885" w:name="_Toc527711498"/>
      <w:r>
        <w:lastRenderedPageBreak/>
        <w:t>GREGORY’S SUMMARY OF ACTIVITY LOG SHEETS</w:t>
      </w:r>
      <w:bookmarkEnd w:id="885"/>
    </w:p>
    <w:p w14:paraId="3C4F022D" w14:textId="77777777" w:rsidR="007D2A9D" w:rsidRDefault="007D2A9D"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7D2A9D" w:rsidRPr="001C4FC7" w14:paraId="2AEADB26" w14:textId="77777777" w:rsidTr="007D2A9D">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7B6244" w14:textId="77777777" w:rsidR="007D2A9D" w:rsidRPr="001C4FC7" w:rsidRDefault="007D2A9D"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1A75C83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38E7C9C"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7C4F40F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077C2AD6"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418404D2"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00B9C529"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71CD5357"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6D031934" w14:textId="77777777" w:rsidR="007D2A9D" w:rsidRPr="001C4FC7" w:rsidRDefault="007D2A9D"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8B3FCB" w:rsidRPr="001C4FC7" w14:paraId="288ED6D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EE61301"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2B73CACE" w14:textId="6C7A8AE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c>
          <w:tcPr>
            <w:tcW w:w="1740" w:type="dxa"/>
            <w:noWrap/>
            <w:hideMark/>
          </w:tcPr>
          <w:p w14:paraId="14381894" w14:textId="1739107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13B424" w14:textId="0339538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9F2A2C4" w14:textId="4946925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C5B234D" w14:textId="3369498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F66229A" w14:textId="6936D82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6C4A61C8" w14:textId="780EF9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962ED0" w14:textId="13BC93E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2.5</w:t>
            </w:r>
          </w:p>
        </w:tc>
      </w:tr>
      <w:tr w:rsidR="008B3FCB" w:rsidRPr="001C4FC7" w14:paraId="171ED12D"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D440D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0BC7FF9A" w14:textId="63E083C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40" w:type="dxa"/>
            <w:noWrap/>
            <w:hideMark/>
          </w:tcPr>
          <w:p w14:paraId="12A570B8" w14:textId="2F1408E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650" w:type="dxa"/>
            <w:noWrap/>
            <w:hideMark/>
          </w:tcPr>
          <w:p w14:paraId="6FE1F80A" w14:textId="1323887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4AF5967C" w14:textId="003EAA0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A9B00D1" w14:textId="7F0C9AC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77B2FBD" w14:textId="219B1A9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BE32906" w14:textId="5657E79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4A989F9" w14:textId="1CFB359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0FF6D08B"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4B7C46"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EEB4380" w14:textId="1A1DC3F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40" w:type="dxa"/>
            <w:noWrap/>
            <w:hideMark/>
          </w:tcPr>
          <w:p w14:paraId="12895693" w14:textId="3A1DCA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39CB0D69" w14:textId="6F9B82B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4</w:t>
            </w:r>
          </w:p>
        </w:tc>
        <w:tc>
          <w:tcPr>
            <w:tcW w:w="1800" w:type="dxa"/>
            <w:noWrap/>
            <w:hideMark/>
          </w:tcPr>
          <w:p w14:paraId="3DCE3DFA" w14:textId="585A475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C2C6894" w14:textId="1A6F914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EB4B78E" w14:textId="4525EF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5F2887F" w14:textId="5B5DC6EA"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6B35AC" w14:textId="5137337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12219D82"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AAB1BCC"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61561688" w14:textId="5AF481F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EAB4CCD" w14:textId="7129B54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CAE35CE" w14:textId="3C8DFC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5252F7CD" w14:textId="0C67110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53F956C0" w14:textId="294BCC8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710" w:type="dxa"/>
            <w:noWrap/>
            <w:hideMark/>
          </w:tcPr>
          <w:p w14:paraId="1F81F771" w14:textId="5AE6656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7FE6EE9" w14:textId="53CDF1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6F1B7B6" w14:textId="1FF8143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w:t>
            </w:r>
          </w:p>
        </w:tc>
      </w:tr>
      <w:tr w:rsidR="008B3FCB" w:rsidRPr="001C4FC7" w14:paraId="05420B0D"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EA43648"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6CC32884" w14:textId="7638EB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F65148" w14:textId="00B3BB8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598FE6A" w14:textId="0A2E0DA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964F861" w14:textId="23CD75F7"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999335" w14:textId="327192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c>
          <w:tcPr>
            <w:tcW w:w="1710" w:type="dxa"/>
            <w:noWrap/>
            <w:hideMark/>
          </w:tcPr>
          <w:p w14:paraId="6BB1165E" w14:textId="0D9B446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3B4043F" w14:textId="189B964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138E2C" w14:textId="6A6C959C"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12</w:t>
            </w:r>
          </w:p>
        </w:tc>
      </w:tr>
      <w:tr w:rsidR="008B3FCB" w:rsidRPr="001C4FC7" w14:paraId="52DA4275"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E95C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1B441D7" w14:textId="50E4474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B4EB370" w14:textId="608FB29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546C3D4" w14:textId="03C2C9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6D36479" w14:textId="62BF0F77"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6C2423C" w14:textId="40A26EA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c>
          <w:tcPr>
            <w:tcW w:w="1710" w:type="dxa"/>
            <w:noWrap/>
            <w:hideMark/>
          </w:tcPr>
          <w:p w14:paraId="5573CE30" w14:textId="604AB8B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B9F1D6" w14:textId="2D9C1A7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67F75E2" w14:textId="601B5E10"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04C29078"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3456CD"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64F2B735" w14:textId="21B6640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E6B6A0F" w14:textId="7EF528F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650" w:type="dxa"/>
            <w:noWrap/>
            <w:hideMark/>
          </w:tcPr>
          <w:p w14:paraId="09D09A51" w14:textId="044C86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BCD93D" w14:textId="54E7A07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980" w:type="dxa"/>
            <w:noWrap/>
            <w:hideMark/>
          </w:tcPr>
          <w:p w14:paraId="41E6BB66" w14:textId="15F97D55"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BB00169" w14:textId="36CF18B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A32EC51" w14:textId="41F483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0AABA" w14:textId="710A13D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w:t>
            </w:r>
          </w:p>
        </w:tc>
      </w:tr>
      <w:tr w:rsidR="008B3FCB" w:rsidRPr="001C4FC7" w14:paraId="3CC574E1"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72CF87A"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53453297" w14:textId="1C3C4BB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0B2B5A1" w14:textId="3BCF84C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02EEB51D" w14:textId="068EE4A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AA6C1ED" w14:textId="32E6F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6A50E8" w14:textId="0F420139"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2BAE9A6A" w14:textId="102CED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6466AEF2" w14:textId="355C49D1"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2525CF8" w14:textId="0EAADA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10.5</w:t>
            </w:r>
          </w:p>
        </w:tc>
      </w:tr>
      <w:tr w:rsidR="008B3FCB" w:rsidRPr="001C4FC7" w14:paraId="6673C08C"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E21ACF5"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6CF52F4F" w14:textId="0E92B71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524D0BB" w14:textId="484458E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4068401E" w14:textId="35C33DD1"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70A2D9" w14:textId="1E27548B"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E246ADF" w14:textId="7B640F3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710" w:type="dxa"/>
            <w:noWrap/>
            <w:hideMark/>
          </w:tcPr>
          <w:p w14:paraId="6624D995" w14:textId="39D0D5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2EBC0A89" w14:textId="282B4D3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ED08B3" w14:textId="30E0FA9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55B3CED7"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1AEAF14"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257F3B2E" w14:textId="5BB81B88"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D0E0DEF" w14:textId="42811C9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2</w:t>
            </w:r>
          </w:p>
        </w:tc>
        <w:tc>
          <w:tcPr>
            <w:tcW w:w="1650" w:type="dxa"/>
            <w:noWrap/>
            <w:hideMark/>
          </w:tcPr>
          <w:p w14:paraId="3F395979" w14:textId="3087DDA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2A5405" w14:textId="674FB65F"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E60E38" w14:textId="11D0EE1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6</w:t>
            </w:r>
          </w:p>
        </w:tc>
        <w:tc>
          <w:tcPr>
            <w:tcW w:w="1710" w:type="dxa"/>
            <w:noWrap/>
            <w:hideMark/>
          </w:tcPr>
          <w:p w14:paraId="44BC6258" w14:textId="1F0208D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440" w:type="dxa"/>
            <w:noWrap/>
            <w:hideMark/>
          </w:tcPr>
          <w:p w14:paraId="0A15A84F" w14:textId="79BE9C5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BE6861C" w14:textId="72D46F75"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9</w:t>
            </w:r>
          </w:p>
        </w:tc>
      </w:tr>
      <w:tr w:rsidR="008B3FCB" w:rsidRPr="001C4FC7" w14:paraId="6951E33F"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12F2E2"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7FCADB4" w14:textId="10AF25C0"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3A0B7EB" w14:textId="2A47FAD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7BC90EF" w14:textId="266FA80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810DD25" w14:textId="248E1A24"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A009063" w14:textId="4BE5CF3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7.5</w:t>
            </w:r>
          </w:p>
        </w:tc>
        <w:tc>
          <w:tcPr>
            <w:tcW w:w="1710" w:type="dxa"/>
            <w:noWrap/>
            <w:hideMark/>
          </w:tcPr>
          <w:p w14:paraId="52AFE56E" w14:textId="080C6A0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1018108" w14:textId="7024A0E8"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1</w:t>
            </w:r>
          </w:p>
        </w:tc>
        <w:tc>
          <w:tcPr>
            <w:tcW w:w="1800" w:type="dxa"/>
            <w:noWrap/>
            <w:hideMark/>
          </w:tcPr>
          <w:p w14:paraId="71BFE21A" w14:textId="0A1153C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8.5</w:t>
            </w:r>
          </w:p>
        </w:tc>
      </w:tr>
      <w:tr w:rsidR="008B3FCB" w:rsidRPr="001C4FC7" w14:paraId="3EC15C7C" w14:textId="77777777" w:rsidTr="007D2A9D">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87E5FF"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98F0FA6" w14:textId="46DA9CA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0582CFF" w14:textId="4BB7F41A"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1C2F660" w14:textId="6B1C6FF2"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F727C25" w14:textId="3CFF835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61164EA" w14:textId="4E09A0F4"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c>
          <w:tcPr>
            <w:tcW w:w="1710" w:type="dxa"/>
            <w:noWrap/>
            <w:hideMark/>
          </w:tcPr>
          <w:p w14:paraId="14595E2B" w14:textId="3288538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37E6685" w14:textId="32F9F6FB"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32FE06B" w14:textId="15F59A66"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8</w:t>
            </w:r>
          </w:p>
        </w:tc>
      </w:tr>
      <w:tr w:rsidR="008B3FCB" w:rsidRPr="001C4FC7" w14:paraId="37B04694" w14:textId="77777777" w:rsidTr="007D2A9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B05E54E"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C3A9629" w14:textId="2A744153"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E9F7EE7" w14:textId="48FAD096"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7D46638" w14:textId="5920F69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A624763" w14:textId="60A1C2FE"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7598105" w14:textId="38C281EF"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FB797C5" w14:textId="18FF8ABD"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146638A" w14:textId="110DD6A9"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c>
          <w:tcPr>
            <w:tcW w:w="1800" w:type="dxa"/>
            <w:noWrap/>
            <w:hideMark/>
          </w:tcPr>
          <w:p w14:paraId="34659274" w14:textId="5AF0CF22" w:rsidR="008B3FCB" w:rsidRPr="001C4FC7"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5</w:t>
            </w:r>
          </w:p>
        </w:tc>
      </w:tr>
      <w:tr w:rsidR="008B3FCB" w:rsidRPr="001C4FC7" w14:paraId="419A70EE" w14:textId="77777777" w:rsidTr="007D2A9D">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0907ED3" w14:textId="77777777" w:rsidR="008B3FCB" w:rsidRPr="001C4FC7" w:rsidRDefault="008B3FCB" w:rsidP="008B3FCB">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425E1D13" w14:textId="2289F49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8E3321" w14:textId="217A1C8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4C3407" w14:textId="64A62E2E"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F74F5D6" w14:textId="56467633"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5081856" w14:textId="6831540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29A9659" w14:textId="4772422D"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F86BEF5" w14:textId="3F476DF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c>
          <w:tcPr>
            <w:tcW w:w="1800" w:type="dxa"/>
            <w:noWrap/>
            <w:hideMark/>
          </w:tcPr>
          <w:p w14:paraId="3F5882B0" w14:textId="325337BC" w:rsidR="008B3FCB" w:rsidRPr="001C4FC7" w:rsidRDefault="008B3FCB" w:rsidP="008B3FCB">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DF0EBB">
              <w:t>3</w:t>
            </w:r>
          </w:p>
        </w:tc>
      </w:tr>
      <w:tr w:rsidR="008B3FCB" w:rsidRPr="007D2A9D" w14:paraId="11B7C66E" w14:textId="77777777" w:rsidTr="007D2A9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CEB2FE1" w14:textId="77777777" w:rsidR="008B3FCB" w:rsidRPr="001C4FC7" w:rsidRDefault="008B3FCB" w:rsidP="008B3FCB">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4598A746" w14:textId="0C21C9A4"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10.5</w:t>
            </w:r>
          </w:p>
        </w:tc>
        <w:tc>
          <w:tcPr>
            <w:tcW w:w="1740" w:type="dxa"/>
            <w:noWrap/>
            <w:hideMark/>
          </w:tcPr>
          <w:p w14:paraId="0C560EC9" w14:textId="6E54AF29"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13</w:t>
            </w:r>
          </w:p>
        </w:tc>
        <w:tc>
          <w:tcPr>
            <w:tcW w:w="1650" w:type="dxa"/>
            <w:noWrap/>
            <w:hideMark/>
          </w:tcPr>
          <w:p w14:paraId="5C81ED24" w14:textId="7F084AB1"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w:t>
            </w:r>
          </w:p>
        </w:tc>
        <w:tc>
          <w:tcPr>
            <w:tcW w:w="1800" w:type="dxa"/>
            <w:noWrap/>
            <w:hideMark/>
          </w:tcPr>
          <w:p w14:paraId="7F7359C9" w14:textId="6636A932"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2</w:t>
            </w:r>
          </w:p>
        </w:tc>
        <w:tc>
          <w:tcPr>
            <w:tcW w:w="1980" w:type="dxa"/>
            <w:noWrap/>
            <w:hideMark/>
          </w:tcPr>
          <w:p w14:paraId="074880D0" w14:textId="2B588835"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65</w:t>
            </w:r>
          </w:p>
        </w:tc>
        <w:tc>
          <w:tcPr>
            <w:tcW w:w="1710" w:type="dxa"/>
            <w:noWrap/>
            <w:hideMark/>
          </w:tcPr>
          <w:p w14:paraId="03826ABB" w14:textId="6101DB8D"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3</w:t>
            </w:r>
          </w:p>
        </w:tc>
        <w:tc>
          <w:tcPr>
            <w:tcW w:w="1440" w:type="dxa"/>
            <w:noWrap/>
            <w:hideMark/>
          </w:tcPr>
          <w:p w14:paraId="3D454021" w14:textId="6FD8D8F7"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6</w:t>
            </w:r>
          </w:p>
        </w:tc>
        <w:tc>
          <w:tcPr>
            <w:tcW w:w="1800" w:type="dxa"/>
            <w:noWrap/>
            <w:hideMark/>
          </w:tcPr>
          <w:p w14:paraId="24BA14AC" w14:textId="76FDAECC" w:rsidR="008B3FCB" w:rsidRPr="008B3FCB" w:rsidRDefault="008B3FCB" w:rsidP="008B3FCB">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8B3FCB">
              <w:rPr>
                <w:b/>
              </w:rPr>
              <w:t>107</w:t>
            </w:r>
          </w:p>
        </w:tc>
      </w:tr>
    </w:tbl>
    <w:p w14:paraId="4DBB9120" w14:textId="77777777" w:rsidR="007D2A9D" w:rsidRDefault="007D2A9D" w:rsidP="007D2A9D"/>
    <w:p w14:paraId="1E400D87" w14:textId="77777777" w:rsidR="000A29CF" w:rsidRDefault="000A29CF" w:rsidP="007D2A9D"/>
    <w:p w14:paraId="1A53A6D9" w14:textId="77777777" w:rsidR="000A29CF" w:rsidRDefault="000A29CF" w:rsidP="007D2A9D"/>
    <w:p w14:paraId="367F0309" w14:textId="77777777" w:rsidR="000A29CF" w:rsidRDefault="000A29CF" w:rsidP="007D2A9D"/>
    <w:p w14:paraId="15991A43" w14:textId="77777777" w:rsidR="000A29CF" w:rsidRDefault="000A29CF" w:rsidP="007D2A9D"/>
    <w:p w14:paraId="13725651" w14:textId="77777777" w:rsidR="000A29CF" w:rsidRDefault="000A29CF" w:rsidP="007D2A9D"/>
    <w:p w14:paraId="7BE2DBB2" w14:textId="3F9E9D3F" w:rsidR="000A29CF" w:rsidRDefault="00717ED2" w:rsidP="00283FE2">
      <w:pPr>
        <w:pStyle w:val="Heading3"/>
      </w:pPr>
      <w:bookmarkStart w:id="886" w:name="_Toc527711499"/>
      <w:r>
        <w:lastRenderedPageBreak/>
        <w:t>RYAN’S SUMMARY OF ACTIVITY LOG SHEETS</w:t>
      </w:r>
      <w:bookmarkEnd w:id="886"/>
    </w:p>
    <w:p w14:paraId="0771A326" w14:textId="77777777" w:rsidR="000A29CF" w:rsidRDefault="000A29CF"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A29CF" w:rsidRPr="001C4FC7" w14:paraId="1B9FBCB2" w14:textId="77777777" w:rsidTr="00327E5E">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61CD8E0" w14:textId="77777777" w:rsidR="000A29CF" w:rsidRPr="001C4FC7" w:rsidRDefault="000A29CF" w:rsidP="00327E5E">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6BB8BC7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2923698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4E93B4A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13868AB8"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B8467B9"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8BE480"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EC9B022"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5A76D394" w14:textId="77777777" w:rsidR="000A29CF" w:rsidRPr="001C4FC7" w:rsidRDefault="000A29CF" w:rsidP="00327E5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AA69F0" w:rsidRPr="001C4FC7" w14:paraId="13DE154E"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A16A9AA"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3277D705" w14:textId="41C3DED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3A80A2C0" w14:textId="1248EA4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3F0619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DD90E9"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A0D22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4F41268" w14:textId="511E9A6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4272F1A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EAE6824" w14:textId="5D2A313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r>
      <w:tr w:rsidR="00AA69F0" w:rsidRPr="001C4FC7" w14:paraId="418482D5"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E41E36"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F67E564" w14:textId="099406AD"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740" w:type="dxa"/>
            <w:noWrap/>
            <w:hideMark/>
          </w:tcPr>
          <w:p w14:paraId="5FD81D1F" w14:textId="0ED0DE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E20868" w14:textId="619ED83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691E9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C7C2D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8B0088" w14:textId="28B6955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c>
          <w:tcPr>
            <w:tcW w:w="1440" w:type="dxa"/>
            <w:noWrap/>
            <w:hideMark/>
          </w:tcPr>
          <w:p w14:paraId="66A04B5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E77B5C1" w14:textId="160C744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2F88C1F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39BF76E"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616FE677" w14:textId="71F40FEE"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CE94337" w14:textId="762EE003"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1.5</w:t>
            </w:r>
          </w:p>
        </w:tc>
        <w:tc>
          <w:tcPr>
            <w:tcW w:w="1650" w:type="dxa"/>
            <w:noWrap/>
            <w:hideMark/>
          </w:tcPr>
          <w:p w14:paraId="3BC4629B" w14:textId="0D986586"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807B50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AB92D94"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D1664CE" w14:textId="73773EC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2F25E4BD"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BC4FF73" w14:textId="50BCF01D"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56D77368"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86A6E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44BDDB4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291700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083C2D0" w14:textId="6F12714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39D59295" w14:textId="45EC3C0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16542FB" w14:textId="12C7CDF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4C783C1" w14:textId="7B8E732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6516648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71B2141" w14:textId="4128C4F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4.25</w:t>
            </w:r>
          </w:p>
        </w:tc>
      </w:tr>
      <w:tr w:rsidR="00AA69F0" w:rsidRPr="001C4FC7" w14:paraId="1F00F13C"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7350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3CF1562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183987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07C2BAE" w14:textId="38F5CA2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w:t>
            </w:r>
          </w:p>
        </w:tc>
        <w:tc>
          <w:tcPr>
            <w:tcW w:w="1800" w:type="dxa"/>
            <w:noWrap/>
            <w:hideMark/>
          </w:tcPr>
          <w:p w14:paraId="36A452A8"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903C375" w14:textId="0297F6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06E4F4D" w14:textId="37F804A5"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2.25</w:t>
            </w:r>
          </w:p>
        </w:tc>
        <w:tc>
          <w:tcPr>
            <w:tcW w:w="1440" w:type="dxa"/>
            <w:noWrap/>
            <w:hideMark/>
          </w:tcPr>
          <w:p w14:paraId="22E4F0C0"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3F4BCEF" w14:textId="149FF1D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3.25</w:t>
            </w:r>
          </w:p>
        </w:tc>
      </w:tr>
      <w:tr w:rsidR="00AA69F0" w:rsidRPr="001C4FC7" w14:paraId="12AC1556"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23342D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03982D37" w14:textId="570D7BF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00B5B2C"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EB55654"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DBDBDAC" w14:textId="63F9D7F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0.5</w:t>
            </w:r>
          </w:p>
        </w:tc>
        <w:tc>
          <w:tcPr>
            <w:tcW w:w="1980" w:type="dxa"/>
            <w:noWrap/>
            <w:hideMark/>
          </w:tcPr>
          <w:p w14:paraId="132231F3" w14:textId="7BAA69C8"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1E2EF2D" w14:textId="1D3D8EF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19FE5828"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88C2F5" w14:textId="222BBCC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1.75</w:t>
            </w:r>
          </w:p>
        </w:tc>
      </w:tr>
      <w:tr w:rsidR="00AA69F0" w:rsidRPr="001C4FC7" w14:paraId="66E31F36"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EBB4008"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094712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9C60E47" w14:textId="02F4EA78"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10</w:t>
            </w:r>
          </w:p>
        </w:tc>
        <w:tc>
          <w:tcPr>
            <w:tcW w:w="1650" w:type="dxa"/>
            <w:noWrap/>
            <w:hideMark/>
          </w:tcPr>
          <w:p w14:paraId="3E1EB89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9B9FC4" w14:textId="08D3B379"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C4CFD2A" w14:textId="7EC9CD8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9921BB" w14:textId="4D00318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1.25</w:t>
            </w:r>
          </w:p>
        </w:tc>
        <w:tc>
          <w:tcPr>
            <w:tcW w:w="1440" w:type="dxa"/>
            <w:noWrap/>
            <w:hideMark/>
          </w:tcPr>
          <w:p w14:paraId="5DAFC4DE"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B2072DB" w14:textId="6168237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11.25</w:t>
            </w:r>
          </w:p>
        </w:tc>
      </w:tr>
      <w:tr w:rsidR="00AA69F0" w:rsidRPr="001C4FC7" w14:paraId="4AED6F8D"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2314AC9"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80ED7A3"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C736127" w14:textId="7324B430"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w:t>
            </w:r>
          </w:p>
        </w:tc>
        <w:tc>
          <w:tcPr>
            <w:tcW w:w="1650" w:type="dxa"/>
            <w:noWrap/>
            <w:hideMark/>
          </w:tcPr>
          <w:p w14:paraId="5163064F"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EF5E92D" w14:textId="6221853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1AFF5371" w14:textId="30CC889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710" w:type="dxa"/>
            <w:noWrap/>
            <w:hideMark/>
          </w:tcPr>
          <w:p w14:paraId="5030E5B3" w14:textId="7BDC37C6"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7EE8E11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0FF9C2" w14:textId="2E238383"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47F625C0"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1DD5987"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73C059B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53DF0B5" w14:textId="2379019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650" w:type="dxa"/>
            <w:noWrap/>
            <w:hideMark/>
          </w:tcPr>
          <w:p w14:paraId="2448311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8FF0F6" w14:textId="743E14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D1BCA49" w14:textId="10880A2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1E2C1FD9" w14:textId="70DDFEE4"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1DCE9832"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9B17585" w14:textId="7BC7A6B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6.25</w:t>
            </w:r>
          </w:p>
        </w:tc>
      </w:tr>
      <w:tr w:rsidR="00AA69F0" w:rsidRPr="001C4FC7" w14:paraId="700CB827"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913224F"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1813E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CC071A3" w14:textId="534B7159"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DD469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8E5499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F44E252" w14:textId="7A38ED9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w:t>
            </w:r>
          </w:p>
        </w:tc>
        <w:tc>
          <w:tcPr>
            <w:tcW w:w="1710" w:type="dxa"/>
            <w:noWrap/>
            <w:hideMark/>
          </w:tcPr>
          <w:p w14:paraId="40AB5408" w14:textId="6D7DE2CB"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07C394A5"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52A3A55" w14:textId="6EA9AE21"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52C857B7"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0191F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E48F2C3"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2F961AB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C1D0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64245A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776BC50" w14:textId="134EE77B"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4.5</w:t>
            </w:r>
          </w:p>
        </w:tc>
        <w:tc>
          <w:tcPr>
            <w:tcW w:w="1710" w:type="dxa"/>
            <w:noWrap/>
            <w:hideMark/>
          </w:tcPr>
          <w:p w14:paraId="7122F5B8" w14:textId="59D80DF1"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0.25</w:t>
            </w:r>
          </w:p>
        </w:tc>
        <w:tc>
          <w:tcPr>
            <w:tcW w:w="1440" w:type="dxa"/>
            <w:noWrap/>
            <w:hideMark/>
          </w:tcPr>
          <w:p w14:paraId="65397792" w14:textId="0BF7C01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8AD133F" w14:textId="0020FA20"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1C4FC7" w14:paraId="77148450" w14:textId="77777777" w:rsidTr="00327E5E">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AD9DCAC"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2F3A07B"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7605B0A"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69145A1"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E2917C3" w14:textId="006333A4"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2.5</w:t>
            </w:r>
          </w:p>
        </w:tc>
        <w:tc>
          <w:tcPr>
            <w:tcW w:w="1980" w:type="dxa"/>
            <w:noWrap/>
            <w:hideMark/>
          </w:tcPr>
          <w:p w14:paraId="398191B8" w14:textId="192313F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710" w:type="dxa"/>
            <w:noWrap/>
            <w:hideMark/>
          </w:tcPr>
          <w:p w14:paraId="3AC01FAD" w14:textId="2EF8853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78C15E6"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4310187" w14:textId="4289F25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8.25</w:t>
            </w:r>
          </w:p>
        </w:tc>
      </w:tr>
      <w:tr w:rsidR="00AA69F0" w:rsidRPr="001C4FC7" w14:paraId="6539C849" w14:textId="77777777" w:rsidTr="00327E5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4DCF5"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463D926C"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32716E5"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62AFA"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ACBA636" w14:textId="7777777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B46D4F" w14:textId="772D663A"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1D26E1B" w14:textId="6FA91AA7"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70D6C5C4" w14:textId="03D7776C"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3</w:t>
            </w:r>
          </w:p>
        </w:tc>
        <w:tc>
          <w:tcPr>
            <w:tcW w:w="1800" w:type="dxa"/>
            <w:noWrap/>
            <w:hideMark/>
          </w:tcPr>
          <w:p w14:paraId="7A6DE6BD" w14:textId="1DFD4382" w:rsidR="00AA69F0" w:rsidRPr="001C4FC7"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5.75</w:t>
            </w:r>
          </w:p>
        </w:tc>
      </w:tr>
      <w:tr w:rsidR="00AA69F0" w:rsidRPr="001C4FC7" w14:paraId="6107EE99" w14:textId="77777777" w:rsidTr="00327E5E">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C57A73" w14:textId="77777777" w:rsidR="00AA69F0" w:rsidRPr="001C4FC7" w:rsidRDefault="00AA69F0" w:rsidP="00AA69F0">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56F77720"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EA1EF72"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56BED09"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5F97" w14:textId="77777777"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6CFE39" w14:textId="20936292"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061866F" w14:textId="41674BC5"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2.75</w:t>
            </w:r>
          </w:p>
        </w:tc>
        <w:tc>
          <w:tcPr>
            <w:tcW w:w="1440" w:type="dxa"/>
            <w:noWrap/>
            <w:hideMark/>
          </w:tcPr>
          <w:p w14:paraId="086F0CDF" w14:textId="51EEF1AA"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2</w:t>
            </w:r>
          </w:p>
        </w:tc>
        <w:tc>
          <w:tcPr>
            <w:tcW w:w="1800" w:type="dxa"/>
            <w:noWrap/>
            <w:hideMark/>
          </w:tcPr>
          <w:p w14:paraId="274D717F" w14:textId="344BDADC" w:rsidR="00AA69F0" w:rsidRPr="001C4FC7" w:rsidRDefault="00AA69F0" w:rsidP="00AA69F0">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940195">
              <w:t>4.75</w:t>
            </w:r>
          </w:p>
        </w:tc>
      </w:tr>
      <w:tr w:rsidR="00AA69F0" w:rsidRPr="00AA69F0" w14:paraId="459BDCC7" w14:textId="77777777" w:rsidTr="00327E5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8595F24" w14:textId="77777777" w:rsidR="00AA69F0" w:rsidRPr="00AA69F0" w:rsidRDefault="00AA69F0" w:rsidP="00AA69F0">
            <w:pPr>
              <w:spacing w:after="0"/>
              <w:ind w:left="0" w:right="0"/>
              <w:rPr>
                <w:rFonts w:ascii="Calibri" w:eastAsia="Times New Roman" w:hAnsi="Calibri" w:cs="Calibri"/>
                <w:color w:val="000000" w:themeColor="text1"/>
                <w:kern w:val="0"/>
                <w:lang w:eastAsia="en-AU"/>
                <w14:ligatures w14:val="none"/>
              </w:rPr>
            </w:pPr>
            <w:r w:rsidRPr="00AA69F0">
              <w:rPr>
                <w:rFonts w:ascii="Calibri" w:eastAsia="Times New Roman" w:hAnsi="Calibri" w:cs="Calibri"/>
                <w:color w:val="000000" w:themeColor="text1"/>
                <w:kern w:val="0"/>
                <w:lang w:eastAsia="en-AU"/>
                <w14:ligatures w14:val="none"/>
              </w:rPr>
              <w:t>Total</w:t>
            </w:r>
          </w:p>
        </w:tc>
        <w:tc>
          <w:tcPr>
            <w:tcW w:w="1301" w:type="dxa"/>
            <w:noWrap/>
            <w:hideMark/>
          </w:tcPr>
          <w:p w14:paraId="67A3AFB5" w14:textId="7983CD7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w:t>
            </w:r>
          </w:p>
        </w:tc>
        <w:tc>
          <w:tcPr>
            <w:tcW w:w="1740" w:type="dxa"/>
            <w:noWrap/>
            <w:hideMark/>
          </w:tcPr>
          <w:p w14:paraId="0D98A579" w14:textId="46F4218B"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650" w:type="dxa"/>
            <w:noWrap/>
            <w:hideMark/>
          </w:tcPr>
          <w:p w14:paraId="3410C9F5" w14:textId="075A323D"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4</w:t>
            </w:r>
          </w:p>
        </w:tc>
        <w:tc>
          <w:tcPr>
            <w:tcW w:w="1800" w:type="dxa"/>
            <w:noWrap/>
            <w:hideMark/>
          </w:tcPr>
          <w:p w14:paraId="03207BEC" w14:textId="5860D6E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3</w:t>
            </w:r>
          </w:p>
        </w:tc>
        <w:tc>
          <w:tcPr>
            <w:tcW w:w="1980" w:type="dxa"/>
            <w:noWrap/>
            <w:hideMark/>
          </w:tcPr>
          <w:p w14:paraId="103EBDE4" w14:textId="26DE2168"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20.5</w:t>
            </w:r>
          </w:p>
        </w:tc>
        <w:tc>
          <w:tcPr>
            <w:tcW w:w="1710" w:type="dxa"/>
            <w:noWrap/>
            <w:hideMark/>
          </w:tcPr>
          <w:p w14:paraId="52078D4D" w14:textId="4DAC8D76"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19</w:t>
            </w:r>
          </w:p>
        </w:tc>
        <w:tc>
          <w:tcPr>
            <w:tcW w:w="1440" w:type="dxa"/>
            <w:noWrap/>
            <w:hideMark/>
          </w:tcPr>
          <w:p w14:paraId="06C499AB" w14:textId="10E36FDA"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5</w:t>
            </w:r>
          </w:p>
        </w:tc>
        <w:tc>
          <w:tcPr>
            <w:tcW w:w="1800" w:type="dxa"/>
            <w:noWrap/>
            <w:hideMark/>
          </w:tcPr>
          <w:p w14:paraId="3F47EEAB" w14:textId="3417D9C7" w:rsidR="00AA69F0" w:rsidRPr="00AA69F0" w:rsidRDefault="00AA69F0" w:rsidP="00AA69F0">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AA69F0">
              <w:rPr>
                <w:b/>
              </w:rPr>
              <w:t>74</w:t>
            </w:r>
          </w:p>
        </w:tc>
      </w:tr>
    </w:tbl>
    <w:p w14:paraId="2D8C8F35" w14:textId="77777777" w:rsidR="000A29CF" w:rsidRPr="00AA69F0" w:rsidRDefault="000A29CF" w:rsidP="007D2A9D"/>
    <w:p w14:paraId="5714F32D" w14:textId="77777777" w:rsidR="0010206E" w:rsidRDefault="0010206E" w:rsidP="007D2A9D"/>
    <w:p w14:paraId="59C1E721" w14:textId="77777777" w:rsidR="0010206E" w:rsidRDefault="0010206E" w:rsidP="007D2A9D"/>
    <w:p w14:paraId="2503E1DF" w14:textId="77777777" w:rsidR="0010206E" w:rsidRDefault="0010206E" w:rsidP="007D2A9D"/>
    <w:p w14:paraId="3BD60B17" w14:textId="77777777" w:rsidR="0010206E" w:rsidRDefault="0010206E" w:rsidP="007D2A9D"/>
    <w:p w14:paraId="193F148A" w14:textId="77777777" w:rsidR="0010206E" w:rsidRDefault="0010206E" w:rsidP="007D2A9D"/>
    <w:p w14:paraId="3C7A1059" w14:textId="298C8FBB" w:rsidR="0010206E" w:rsidRDefault="00717ED2" w:rsidP="00283FE2">
      <w:pPr>
        <w:pStyle w:val="Heading3"/>
      </w:pPr>
      <w:bookmarkStart w:id="887" w:name="_Toc527711500"/>
      <w:r>
        <w:lastRenderedPageBreak/>
        <w:t>ANDREW</w:t>
      </w:r>
      <w:r w:rsidRPr="0010206E">
        <w:t>’S SUMMARY OF ACTIVITY LOG SHEETS</w:t>
      </w:r>
      <w:bookmarkEnd w:id="887"/>
    </w:p>
    <w:p w14:paraId="2A2395F9" w14:textId="77777777" w:rsidR="0010206E" w:rsidRDefault="0010206E" w:rsidP="007D2A9D"/>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9D74DA" w:rsidRPr="001C4FC7" w14:paraId="3AA7E26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FC093D" w14:textId="77777777" w:rsidR="009D74DA" w:rsidRPr="001C4FC7" w:rsidRDefault="009D74DA"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02FB5583"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7F0C28E0"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1089129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759BD78A"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76A8C669"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43D09EF5"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56EFDB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7E09023D" w14:textId="77777777" w:rsidR="009D74DA" w:rsidRPr="001C4FC7" w:rsidRDefault="009D74DA"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9D74DA" w:rsidRPr="001C4FC7" w14:paraId="2E7858D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5A5A08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4E0D02DC" w14:textId="37747A7B"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40" w:type="dxa"/>
            <w:noWrap/>
            <w:hideMark/>
          </w:tcPr>
          <w:p w14:paraId="64339041" w14:textId="28AE18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650" w:type="dxa"/>
            <w:noWrap/>
            <w:hideMark/>
          </w:tcPr>
          <w:p w14:paraId="293201C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7A116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BFB1A9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B37580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5393AEA"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6278F" w14:textId="39794FD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5.5</w:t>
            </w:r>
          </w:p>
        </w:tc>
      </w:tr>
      <w:tr w:rsidR="009D74DA" w:rsidRPr="001C4FC7" w14:paraId="1BF0147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9F5EDCD"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4AB0B14E" w14:textId="7DF7B15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78EE363" w14:textId="3A767F0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650" w:type="dxa"/>
            <w:noWrap/>
            <w:hideMark/>
          </w:tcPr>
          <w:p w14:paraId="3FB635F1"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C402475" w14:textId="6EF3DA8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53C38866" w14:textId="1C14371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0F54A07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C9D1F9E"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D2CC2F" w14:textId="6EBF0BA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8</w:t>
            </w:r>
          </w:p>
        </w:tc>
      </w:tr>
      <w:tr w:rsidR="009D74DA" w:rsidRPr="001C4FC7" w14:paraId="6B3B877D"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44E20E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2451FC1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83FD51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3DEC70B" w14:textId="506B947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c>
          <w:tcPr>
            <w:tcW w:w="1800" w:type="dxa"/>
            <w:noWrap/>
            <w:hideMark/>
          </w:tcPr>
          <w:p w14:paraId="5486DC3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4BB2769"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AE3C38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7ED110D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57F2F04" w14:textId="1B41B04E"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9.5</w:t>
            </w:r>
          </w:p>
        </w:tc>
      </w:tr>
      <w:tr w:rsidR="009D74DA" w:rsidRPr="001C4FC7" w14:paraId="5600CC29"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5C9BA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0711FB2A" w14:textId="421563C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57DD360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C6F689D" w14:textId="503A05E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c>
          <w:tcPr>
            <w:tcW w:w="1800" w:type="dxa"/>
            <w:noWrap/>
            <w:hideMark/>
          </w:tcPr>
          <w:p w14:paraId="390D2B5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944C6C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E8AAB2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8D45EA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64090D3" w14:textId="0E499D1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6.5</w:t>
            </w:r>
          </w:p>
        </w:tc>
      </w:tr>
      <w:tr w:rsidR="009D74DA" w:rsidRPr="001C4FC7" w14:paraId="150E4368"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A5351B"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17F34273" w14:textId="391CF7A4"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40" w:type="dxa"/>
            <w:noWrap/>
            <w:hideMark/>
          </w:tcPr>
          <w:p w14:paraId="6A48F02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B31A864" w14:textId="27551876"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15BBDB"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5BD4648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7E2149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E15AD9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0B0ADF5" w14:textId="14C72D2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168B53C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F3CB77C"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757F90F" w14:textId="472A2975"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40" w:type="dxa"/>
            <w:noWrap/>
            <w:hideMark/>
          </w:tcPr>
          <w:p w14:paraId="44FA90E9" w14:textId="378548F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B961A07"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8716126" w14:textId="0F4E09C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0A8CA2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65FB108"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0172D3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F52E1" w14:textId="419B44C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74657B3A"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A1A1BE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56ACB37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A6D107B" w14:textId="7CAA77A8"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650" w:type="dxa"/>
            <w:noWrap/>
            <w:hideMark/>
          </w:tcPr>
          <w:p w14:paraId="051E000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AF3A8A4" w14:textId="264F033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c>
          <w:tcPr>
            <w:tcW w:w="1980" w:type="dxa"/>
            <w:noWrap/>
            <w:hideMark/>
          </w:tcPr>
          <w:p w14:paraId="209979D7" w14:textId="403C0BE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w:t>
            </w:r>
          </w:p>
        </w:tc>
        <w:tc>
          <w:tcPr>
            <w:tcW w:w="1710" w:type="dxa"/>
            <w:noWrap/>
            <w:hideMark/>
          </w:tcPr>
          <w:p w14:paraId="3AE3F410" w14:textId="5AA2A252"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440" w:type="dxa"/>
            <w:noWrap/>
            <w:hideMark/>
          </w:tcPr>
          <w:p w14:paraId="5616E42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73C6E6F" w14:textId="47AFBC11"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12.5</w:t>
            </w:r>
          </w:p>
        </w:tc>
      </w:tr>
      <w:tr w:rsidR="009D74DA" w:rsidRPr="001C4FC7" w14:paraId="1E51903C"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4355747"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3D623EB2"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D0C0EE6" w14:textId="3BCEA80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650" w:type="dxa"/>
            <w:noWrap/>
            <w:hideMark/>
          </w:tcPr>
          <w:p w14:paraId="52A47E65"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0B91D7D0" w14:textId="7EF2428E"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5110859" w14:textId="4EA372E4"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297A2A9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EC141E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70AA464" w14:textId="6C62D28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7</w:t>
            </w:r>
          </w:p>
        </w:tc>
      </w:tr>
      <w:tr w:rsidR="009D74DA" w:rsidRPr="001C4FC7" w14:paraId="15CE00B1"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A17039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1FF1C818"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9960D7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2C8EA84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7D99748" w14:textId="1B41DC0F"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980" w:type="dxa"/>
            <w:noWrap/>
            <w:hideMark/>
          </w:tcPr>
          <w:p w14:paraId="718DA4E8" w14:textId="538C062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w:t>
            </w:r>
          </w:p>
        </w:tc>
        <w:tc>
          <w:tcPr>
            <w:tcW w:w="1710" w:type="dxa"/>
            <w:noWrap/>
            <w:hideMark/>
          </w:tcPr>
          <w:p w14:paraId="61FC4CF1"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2720B2B6"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C74BEF1" w14:textId="47A9101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01D97120"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AFD3150"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7E5987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BB3177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30986D93"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2B07A77" w14:textId="3BDB27C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5</w:t>
            </w:r>
          </w:p>
        </w:tc>
        <w:tc>
          <w:tcPr>
            <w:tcW w:w="1980" w:type="dxa"/>
            <w:noWrap/>
            <w:hideMark/>
          </w:tcPr>
          <w:p w14:paraId="27570DCF" w14:textId="609EB72F"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w:t>
            </w:r>
          </w:p>
        </w:tc>
        <w:tc>
          <w:tcPr>
            <w:tcW w:w="1710" w:type="dxa"/>
            <w:noWrap/>
            <w:hideMark/>
          </w:tcPr>
          <w:p w14:paraId="51B98B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561EFF6B"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E39936B" w14:textId="7930D7B6"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6</w:t>
            </w:r>
          </w:p>
        </w:tc>
      </w:tr>
      <w:tr w:rsidR="009D74DA" w:rsidRPr="001C4FC7" w14:paraId="743FA5C9"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DD598D8"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56553D22"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F1727B5"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65B02E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C8A2715" w14:textId="61D049C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3.5</w:t>
            </w:r>
          </w:p>
        </w:tc>
        <w:tc>
          <w:tcPr>
            <w:tcW w:w="1980" w:type="dxa"/>
            <w:noWrap/>
            <w:hideMark/>
          </w:tcPr>
          <w:p w14:paraId="5B0A5D6B" w14:textId="6E1D7E75"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0.5</w:t>
            </w:r>
          </w:p>
        </w:tc>
        <w:tc>
          <w:tcPr>
            <w:tcW w:w="1710" w:type="dxa"/>
            <w:noWrap/>
            <w:hideMark/>
          </w:tcPr>
          <w:p w14:paraId="37AEB766" w14:textId="7C893C6C"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44BEA29D"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7143B7" w14:textId="23AFEC9D"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5D13272A"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8C7F5D9"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3A2F59F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59BA4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7F15373A"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BF4AA8C" w14:textId="2F15056C"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243FAE14" w14:textId="7AC220F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c>
          <w:tcPr>
            <w:tcW w:w="1710" w:type="dxa"/>
            <w:noWrap/>
            <w:hideMark/>
          </w:tcPr>
          <w:p w14:paraId="3A05FA6D" w14:textId="0477BC83"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264F42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5F82E40" w14:textId="70574288"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4</w:t>
            </w:r>
          </w:p>
        </w:tc>
      </w:tr>
      <w:tr w:rsidR="009D74DA" w:rsidRPr="001C4FC7" w14:paraId="68A50C4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2D24EE6"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1929A2D3"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584740"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6EB250D7"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9D44C34" w14:textId="7777777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07C49B8" w14:textId="5EA053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B250816" w14:textId="47B69AAA"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06B411BB" w14:textId="435859E7"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c>
          <w:tcPr>
            <w:tcW w:w="1800" w:type="dxa"/>
            <w:noWrap/>
            <w:hideMark/>
          </w:tcPr>
          <w:p w14:paraId="4518EF67" w14:textId="08363F60" w:rsidR="009D74DA" w:rsidRPr="001C4FC7"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2.5</w:t>
            </w:r>
          </w:p>
        </w:tc>
      </w:tr>
      <w:tr w:rsidR="009D74DA" w:rsidRPr="001C4FC7" w14:paraId="59A57999"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D59D32" w14:textId="77777777" w:rsidR="009D74DA" w:rsidRPr="001C4FC7" w:rsidRDefault="009D74DA" w:rsidP="009D74DA">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03FC5BFD"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3619DB4"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52EBBCFC"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DEB09" w14:textId="77777777"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8EE89CA" w14:textId="242A068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228FC33" w14:textId="7B49AC9A"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196006FF" w14:textId="546F934B"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c>
          <w:tcPr>
            <w:tcW w:w="1800" w:type="dxa"/>
            <w:noWrap/>
            <w:hideMark/>
          </w:tcPr>
          <w:p w14:paraId="13F92FA5" w14:textId="60C307FD" w:rsidR="009D74DA" w:rsidRPr="001C4FC7" w:rsidRDefault="009D74DA" w:rsidP="009D74DA">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1E3DD8">
              <w:t>1.5</w:t>
            </w:r>
          </w:p>
        </w:tc>
      </w:tr>
      <w:tr w:rsidR="009D74DA" w:rsidRPr="007D2A9D" w14:paraId="07B1E42B"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C650" w14:textId="77777777" w:rsidR="009D74DA" w:rsidRPr="001C4FC7" w:rsidRDefault="009D74DA" w:rsidP="009D74DA">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1C62BBD6" w14:textId="33D7ED6C"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8</w:t>
            </w:r>
          </w:p>
        </w:tc>
        <w:tc>
          <w:tcPr>
            <w:tcW w:w="1740" w:type="dxa"/>
            <w:noWrap/>
            <w:hideMark/>
          </w:tcPr>
          <w:p w14:paraId="12CCD33E" w14:textId="3562C55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9</w:t>
            </w:r>
          </w:p>
        </w:tc>
        <w:tc>
          <w:tcPr>
            <w:tcW w:w="1650" w:type="dxa"/>
            <w:noWrap/>
            <w:hideMark/>
          </w:tcPr>
          <w:p w14:paraId="56D0A479" w14:textId="2B57DCC2"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15.5</w:t>
            </w:r>
          </w:p>
        </w:tc>
        <w:tc>
          <w:tcPr>
            <w:tcW w:w="1800" w:type="dxa"/>
            <w:noWrap/>
            <w:hideMark/>
          </w:tcPr>
          <w:p w14:paraId="1D42A394" w14:textId="3711E328"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28.5</w:t>
            </w:r>
          </w:p>
        </w:tc>
        <w:tc>
          <w:tcPr>
            <w:tcW w:w="1980" w:type="dxa"/>
            <w:noWrap/>
            <w:hideMark/>
          </w:tcPr>
          <w:p w14:paraId="208A34A4" w14:textId="0B04C86E"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13.5</w:t>
            </w:r>
          </w:p>
        </w:tc>
        <w:tc>
          <w:tcPr>
            <w:tcW w:w="1710" w:type="dxa"/>
            <w:noWrap/>
            <w:hideMark/>
          </w:tcPr>
          <w:p w14:paraId="7112432E" w14:textId="3020751A"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1</w:t>
            </w:r>
          </w:p>
        </w:tc>
        <w:tc>
          <w:tcPr>
            <w:tcW w:w="1440" w:type="dxa"/>
            <w:noWrap/>
            <w:hideMark/>
          </w:tcPr>
          <w:p w14:paraId="64A8201D" w14:textId="76169131"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4</w:t>
            </w:r>
          </w:p>
        </w:tc>
        <w:tc>
          <w:tcPr>
            <w:tcW w:w="1800" w:type="dxa"/>
            <w:noWrap/>
            <w:hideMark/>
          </w:tcPr>
          <w:p w14:paraId="20E4E1A9" w14:textId="031B2D96" w:rsidR="009D74DA" w:rsidRPr="009D74DA" w:rsidRDefault="009D74DA" w:rsidP="009D74DA">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9D74DA">
              <w:rPr>
                <w:b/>
              </w:rPr>
              <w:t>79.5</w:t>
            </w:r>
          </w:p>
        </w:tc>
      </w:tr>
    </w:tbl>
    <w:p w14:paraId="7E42278C" w14:textId="36BC52AB" w:rsidR="009641F3" w:rsidRDefault="009641F3" w:rsidP="007D2A9D"/>
    <w:p w14:paraId="1E05323B" w14:textId="77777777" w:rsidR="009641F3" w:rsidRPr="009641F3" w:rsidRDefault="009641F3" w:rsidP="009641F3"/>
    <w:p w14:paraId="71BC2D41" w14:textId="4864B1D6" w:rsidR="009641F3" w:rsidRDefault="009641F3" w:rsidP="009641F3"/>
    <w:p w14:paraId="5A07459E" w14:textId="5AD6EE7A" w:rsidR="009641F3" w:rsidRDefault="009641F3" w:rsidP="009641F3">
      <w:pPr>
        <w:tabs>
          <w:tab w:val="left" w:pos="1260"/>
        </w:tabs>
      </w:pPr>
      <w:r>
        <w:tab/>
      </w:r>
    </w:p>
    <w:p w14:paraId="02879EAF" w14:textId="77777777" w:rsidR="009641F3" w:rsidRDefault="009641F3" w:rsidP="009641F3">
      <w:pPr>
        <w:tabs>
          <w:tab w:val="left" w:pos="1260"/>
        </w:tabs>
      </w:pPr>
    </w:p>
    <w:p w14:paraId="27DF4351" w14:textId="77777777" w:rsidR="009641F3" w:rsidRDefault="009641F3" w:rsidP="009641F3">
      <w:pPr>
        <w:tabs>
          <w:tab w:val="left" w:pos="1260"/>
        </w:tabs>
      </w:pPr>
    </w:p>
    <w:p w14:paraId="466D950B" w14:textId="3B2C2D1E" w:rsidR="009641F3" w:rsidRDefault="00904C75" w:rsidP="00283FE2">
      <w:pPr>
        <w:pStyle w:val="Heading3"/>
      </w:pPr>
      <w:bookmarkStart w:id="888" w:name="_Toc527711501"/>
      <w:r>
        <w:lastRenderedPageBreak/>
        <w:t>ISAAC’S</w:t>
      </w:r>
      <w:r w:rsidRPr="0010206E">
        <w:t xml:space="preserve"> SUMMARY OF ACTIVITY LOG SHEETS</w:t>
      </w:r>
      <w:bookmarkEnd w:id="888"/>
    </w:p>
    <w:p w14:paraId="35F2D81B" w14:textId="77777777" w:rsidR="001C31A5" w:rsidRPr="001C31A5" w:rsidRDefault="001C31A5" w:rsidP="001C31A5"/>
    <w:tbl>
      <w:tblPr>
        <w:tblStyle w:val="ListTable4-Accent1"/>
        <w:tblW w:w="14661" w:type="dxa"/>
        <w:tblLook w:val="04A0" w:firstRow="1" w:lastRow="0" w:firstColumn="1" w:lastColumn="0" w:noHBand="0" w:noVBand="1"/>
      </w:tblPr>
      <w:tblGrid>
        <w:gridCol w:w="1240"/>
        <w:gridCol w:w="1301"/>
        <w:gridCol w:w="1740"/>
        <w:gridCol w:w="1650"/>
        <w:gridCol w:w="1800"/>
        <w:gridCol w:w="1980"/>
        <w:gridCol w:w="1710"/>
        <w:gridCol w:w="1440"/>
        <w:gridCol w:w="1800"/>
      </w:tblGrid>
      <w:tr w:rsidR="00027F85" w:rsidRPr="001C4FC7" w14:paraId="05DB85A9" w14:textId="77777777" w:rsidTr="00E45829">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92927B6" w14:textId="77777777" w:rsidR="00027F85" w:rsidRPr="001C4FC7" w:rsidRDefault="00027F85" w:rsidP="00E45829">
            <w:pPr>
              <w:jc w:val="center"/>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Week </w:t>
            </w:r>
            <w:r w:rsidRPr="001C4FC7">
              <w:rPr>
                <w:lang w:val="en-US"/>
              </w:rPr>
              <w:t>Number</w:t>
            </w:r>
          </w:p>
        </w:tc>
        <w:tc>
          <w:tcPr>
            <w:tcW w:w="1301" w:type="dxa"/>
            <w:noWrap/>
            <w:hideMark/>
          </w:tcPr>
          <w:p w14:paraId="2AE53800"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proofErr w:type="spellStart"/>
            <w:r w:rsidRPr="001C4FC7">
              <w:rPr>
                <w:lang w:val="en-US"/>
              </w:rPr>
              <w:t>Initialising</w:t>
            </w:r>
            <w:proofErr w:type="spellEnd"/>
          </w:p>
        </w:tc>
        <w:tc>
          <w:tcPr>
            <w:tcW w:w="1740" w:type="dxa"/>
            <w:noWrap/>
            <w:hideMark/>
          </w:tcPr>
          <w:p w14:paraId="36A22B65"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Discover and </w:t>
            </w:r>
            <w:r w:rsidRPr="001C4FC7">
              <w:rPr>
                <w:lang w:val="en-US"/>
              </w:rPr>
              <w:t>understand</w:t>
            </w:r>
            <w:r w:rsidRPr="001C4FC7">
              <w:rPr>
                <w:rFonts w:ascii="Calibri" w:eastAsia="Times New Roman" w:hAnsi="Calibri" w:cs="Calibri"/>
                <w:color w:val="FFFFFF"/>
                <w:kern w:val="0"/>
                <w:lang w:eastAsia="en-AU"/>
                <w14:ligatures w14:val="none"/>
              </w:rPr>
              <w:t xml:space="preserve"> the details of the problem</w:t>
            </w:r>
          </w:p>
        </w:tc>
        <w:tc>
          <w:tcPr>
            <w:tcW w:w="1650" w:type="dxa"/>
            <w:noWrap/>
            <w:hideMark/>
          </w:tcPr>
          <w:p w14:paraId="0667A1E7"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Create the project </w:t>
            </w:r>
            <w:r w:rsidRPr="001C4FC7">
              <w:rPr>
                <w:lang w:val="en-US"/>
              </w:rPr>
              <w:t>plan</w:t>
            </w:r>
            <w:r w:rsidRPr="001C4FC7">
              <w:rPr>
                <w:rFonts w:ascii="Calibri" w:eastAsia="Times New Roman" w:hAnsi="Calibri" w:cs="Calibri"/>
                <w:color w:val="FFFFFF"/>
                <w:kern w:val="0"/>
                <w:lang w:eastAsia="en-AU"/>
                <w14:ligatures w14:val="none"/>
              </w:rPr>
              <w:t>.</w:t>
            </w:r>
          </w:p>
        </w:tc>
        <w:tc>
          <w:tcPr>
            <w:tcW w:w="1800" w:type="dxa"/>
            <w:noWrap/>
            <w:hideMark/>
          </w:tcPr>
          <w:p w14:paraId="50BAD71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Design </w:t>
            </w:r>
            <w:r w:rsidRPr="001C4FC7">
              <w:rPr>
                <w:lang w:val="en-US"/>
              </w:rPr>
              <w:t>Components</w:t>
            </w:r>
          </w:p>
        </w:tc>
        <w:tc>
          <w:tcPr>
            <w:tcW w:w="1980" w:type="dxa"/>
            <w:noWrap/>
            <w:hideMark/>
          </w:tcPr>
          <w:p w14:paraId="2ADA3B5D"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Implement and </w:t>
            </w:r>
            <w:r w:rsidRPr="001C4FC7">
              <w:rPr>
                <w:lang w:val="en-US"/>
              </w:rPr>
              <w:t>Test</w:t>
            </w:r>
          </w:p>
        </w:tc>
        <w:tc>
          <w:tcPr>
            <w:tcW w:w="1710" w:type="dxa"/>
            <w:noWrap/>
            <w:hideMark/>
          </w:tcPr>
          <w:p w14:paraId="1124267F"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 xml:space="preserve">Monitoring and </w:t>
            </w:r>
            <w:r w:rsidRPr="001C4FC7">
              <w:rPr>
                <w:lang w:val="en-US"/>
              </w:rPr>
              <w:t>Controlling</w:t>
            </w:r>
          </w:p>
        </w:tc>
        <w:tc>
          <w:tcPr>
            <w:tcW w:w="1440" w:type="dxa"/>
            <w:noWrap/>
            <w:hideMark/>
          </w:tcPr>
          <w:p w14:paraId="32E58318"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rFonts w:ascii="Calibri" w:eastAsia="Times New Roman" w:hAnsi="Calibri" w:cs="Calibri"/>
                <w:color w:val="FFFFFF"/>
                <w:kern w:val="0"/>
                <w:lang w:eastAsia="en-AU"/>
                <w14:ligatures w14:val="none"/>
              </w:rPr>
              <w:t>Deploy</w:t>
            </w:r>
          </w:p>
        </w:tc>
        <w:tc>
          <w:tcPr>
            <w:tcW w:w="1800" w:type="dxa"/>
            <w:noWrap/>
            <w:hideMark/>
          </w:tcPr>
          <w:p w14:paraId="29E308F6" w14:textId="77777777" w:rsidR="00027F85" w:rsidRPr="001C4FC7" w:rsidRDefault="00027F85" w:rsidP="00E4582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lang w:eastAsia="en-AU"/>
                <w14:ligatures w14:val="none"/>
              </w:rPr>
            </w:pPr>
            <w:r w:rsidRPr="001C4FC7">
              <w:rPr>
                <w:lang w:val="en-US"/>
              </w:rPr>
              <w:t>Weekly</w:t>
            </w:r>
            <w:r w:rsidRPr="001C4FC7">
              <w:rPr>
                <w:rFonts w:ascii="Calibri" w:eastAsia="Times New Roman" w:hAnsi="Calibri" w:cs="Calibri"/>
                <w:color w:val="FFFFFF"/>
                <w:kern w:val="0"/>
                <w:lang w:eastAsia="en-AU"/>
                <w14:ligatures w14:val="none"/>
              </w:rPr>
              <w:t xml:space="preserve"> Total</w:t>
            </w:r>
          </w:p>
        </w:tc>
      </w:tr>
      <w:tr w:rsidR="00027F85" w:rsidRPr="001C4FC7" w14:paraId="3407542B"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1A3520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w:t>
            </w:r>
          </w:p>
        </w:tc>
        <w:tc>
          <w:tcPr>
            <w:tcW w:w="1301" w:type="dxa"/>
            <w:noWrap/>
            <w:hideMark/>
          </w:tcPr>
          <w:p w14:paraId="018EA1C6" w14:textId="716EA8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1.25</w:t>
            </w:r>
          </w:p>
        </w:tc>
        <w:tc>
          <w:tcPr>
            <w:tcW w:w="1740" w:type="dxa"/>
            <w:noWrap/>
            <w:hideMark/>
          </w:tcPr>
          <w:p w14:paraId="57E0EA7E" w14:textId="7C304F1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6A90BB2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D68317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3D7BF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1EC98A4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440" w:type="dxa"/>
            <w:noWrap/>
            <w:hideMark/>
          </w:tcPr>
          <w:p w14:paraId="34C972B9"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42E2E6" w14:textId="062D75DC"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2.25</w:t>
            </w:r>
          </w:p>
        </w:tc>
      </w:tr>
      <w:tr w:rsidR="00027F85" w:rsidRPr="001C4FC7" w14:paraId="40B5BEA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34BB75"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2</w:t>
            </w:r>
          </w:p>
        </w:tc>
        <w:tc>
          <w:tcPr>
            <w:tcW w:w="1301" w:type="dxa"/>
            <w:noWrap/>
            <w:hideMark/>
          </w:tcPr>
          <w:p w14:paraId="3A083612"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80F1DB7" w14:textId="7532C1B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26F3D2C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2E98882" w14:textId="373E8E4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0426E53B" w14:textId="75E428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334C19A" w14:textId="4CED159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9F4217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5B58B82" w14:textId="6D8130D1"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1.75</w:t>
            </w:r>
          </w:p>
        </w:tc>
      </w:tr>
      <w:tr w:rsidR="00027F85" w:rsidRPr="001C4FC7" w14:paraId="21CACCD6"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75F46D6"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3</w:t>
            </w:r>
          </w:p>
        </w:tc>
        <w:tc>
          <w:tcPr>
            <w:tcW w:w="1301" w:type="dxa"/>
            <w:noWrap/>
            <w:hideMark/>
          </w:tcPr>
          <w:p w14:paraId="3D2D4E7E"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0E290DF2" w14:textId="103AB51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650" w:type="dxa"/>
            <w:noWrap/>
            <w:hideMark/>
          </w:tcPr>
          <w:p w14:paraId="5808AC0B" w14:textId="7D0F3CA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800" w:type="dxa"/>
            <w:noWrap/>
            <w:hideMark/>
          </w:tcPr>
          <w:p w14:paraId="5FBD0580"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7188E1B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B48A1CB" w14:textId="4C97B4D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C73C117"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FC348C1" w14:textId="2EE2271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3.25</w:t>
            </w:r>
          </w:p>
        </w:tc>
      </w:tr>
      <w:tr w:rsidR="00027F85" w:rsidRPr="001C4FC7" w14:paraId="184BEA04"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C20F47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4</w:t>
            </w:r>
          </w:p>
        </w:tc>
        <w:tc>
          <w:tcPr>
            <w:tcW w:w="1301" w:type="dxa"/>
            <w:noWrap/>
            <w:hideMark/>
          </w:tcPr>
          <w:p w14:paraId="174FB1C8" w14:textId="3501DF8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76407D1" w14:textId="23E9909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38CC5AE" w14:textId="4F34852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4A88552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B371101"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3A9445C8" w14:textId="2CE5F9A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4.25</w:t>
            </w:r>
          </w:p>
        </w:tc>
        <w:tc>
          <w:tcPr>
            <w:tcW w:w="1440" w:type="dxa"/>
            <w:noWrap/>
            <w:hideMark/>
          </w:tcPr>
          <w:p w14:paraId="6545CB3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191FAB6" w14:textId="02D4138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7.5</w:t>
            </w:r>
          </w:p>
        </w:tc>
      </w:tr>
      <w:tr w:rsidR="00027F85" w:rsidRPr="001C4FC7" w14:paraId="7BAD1C9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35D636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5</w:t>
            </w:r>
          </w:p>
        </w:tc>
        <w:tc>
          <w:tcPr>
            <w:tcW w:w="1301" w:type="dxa"/>
            <w:noWrap/>
            <w:hideMark/>
          </w:tcPr>
          <w:p w14:paraId="20BA8ED4" w14:textId="1CFD362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00627E5" w14:textId="3913141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7353D9A" w14:textId="2BF5ACDD"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800" w:type="dxa"/>
            <w:noWrap/>
            <w:hideMark/>
          </w:tcPr>
          <w:p w14:paraId="50892CB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98628C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6AD807A7" w14:textId="0AF5683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7CAA80E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42146FD" w14:textId="6D6C956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60BC29C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B2FC8E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6</w:t>
            </w:r>
          </w:p>
        </w:tc>
        <w:tc>
          <w:tcPr>
            <w:tcW w:w="1301" w:type="dxa"/>
            <w:noWrap/>
            <w:hideMark/>
          </w:tcPr>
          <w:p w14:paraId="333AB775" w14:textId="4A8B393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740" w:type="dxa"/>
            <w:noWrap/>
            <w:hideMark/>
          </w:tcPr>
          <w:p w14:paraId="6E9CDB2B" w14:textId="7D2B509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1290EE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D16503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C10184F"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0816FBB" w14:textId="01BEE75B"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10A83B65"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0FB38BB" w14:textId="03D102DD"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3.5</w:t>
            </w:r>
          </w:p>
        </w:tc>
      </w:tr>
      <w:tr w:rsidR="00027F85" w:rsidRPr="001C4FC7" w14:paraId="3E6DB94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D9AF0C9"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7</w:t>
            </w:r>
          </w:p>
        </w:tc>
        <w:tc>
          <w:tcPr>
            <w:tcW w:w="1301" w:type="dxa"/>
            <w:noWrap/>
            <w:hideMark/>
          </w:tcPr>
          <w:p w14:paraId="2C142BC8" w14:textId="046787F2"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40" w:type="dxa"/>
            <w:noWrap/>
            <w:hideMark/>
          </w:tcPr>
          <w:p w14:paraId="1CE06C8D" w14:textId="5AC6278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68B12F5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0721FCD" w14:textId="7EE8541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653AFDB2" w14:textId="31EDF614"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23238A2E" w14:textId="36AAD66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2578CB7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623973D" w14:textId="6A5F6A5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r>
      <w:tr w:rsidR="00027F85" w:rsidRPr="001C4FC7" w14:paraId="5575119B"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26ABD61"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8</w:t>
            </w:r>
          </w:p>
        </w:tc>
        <w:tc>
          <w:tcPr>
            <w:tcW w:w="1301" w:type="dxa"/>
            <w:noWrap/>
            <w:hideMark/>
          </w:tcPr>
          <w:p w14:paraId="23EFF62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47C1F2D4" w14:textId="0652FB8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768D9A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1714C95" w14:textId="3BEED664"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6293B7FC" w14:textId="22050C78"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710" w:type="dxa"/>
            <w:noWrap/>
            <w:hideMark/>
          </w:tcPr>
          <w:p w14:paraId="58061FCD" w14:textId="36BC160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7DFEF2D4"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38B6BCC8" w14:textId="243BEC0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4.5</w:t>
            </w:r>
          </w:p>
        </w:tc>
      </w:tr>
      <w:tr w:rsidR="00027F85" w:rsidRPr="001C4FC7" w14:paraId="23878CDF"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731560E"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9</w:t>
            </w:r>
          </w:p>
        </w:tc>
        <w:tc>
          <w:tcPr>
            <w:tcW w:w="1301" w:type="dxa"/>
            <w:noWrap/>
            <w:hideMark/>
          </w:tcPr>
          <w:p w14:paraId="0ABF1C66"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0B12934" w14:textId="29DB408F"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078699E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1CB80AC" w14:textId="0421950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w:t>
            </w:r>
          </w:p>
        </w:tc>
        <w:tc>
          <w:tcPr>
            <w:tcW w:w="1980" w:type="dxa"/>
            <w:noWrap/>
            <w:hideMark/>
          </w:tcPr>
          <w:p w14:paraId="07141816" w14:textId="18B842A9"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8ECB00D" w14:textId="6FE1F93A"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0.75</w:t>
            </w:r>
          </w:p>
        </w:tc>
        <w:tc>
          <w:tcPr>
            <w:tcW w:w="1440" w:type="dxa"/>
            <w:noWrap/>
            <w:hideMark/>
          </w:tcPr>
          <w:p w14:paraId="1B2AB51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0713EEB" w14:textId="1A3EAE1E"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9</w:t>
            </w:r>
          </w:p>
        </w:tc>
      </w:tr>
      <w:tr w:rsidR="00027F85" w:rsidRPr="001C4FC7" w14:paraId="642A9723"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2341623"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10</w:t>
            </w:r>
          </w:p>
        </w:tc>
        <w:tc>
          <w:tcPr>
            <w:tcW w:w="1301" w:type="dxa"/>
            <w:noWrap/>
            <w:hideMark/>
          </w:tcPr>
          <w:p w14:paraId="43420F5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585423AC" w14:textId="71AA8345"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2EE962D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4A8288E8" w14:textId="480DDF1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980" w:type="dxa"/>
            <w:noWrap/>
            <w:hideMark/>
          </w:tcPr>
          <w:p w14:paraId="0CCB1735" w14:textId="7246946E"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66460772" w14:textId="18B9397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27988D49"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2710070" w14:textId="5E87DF5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6D77832E"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0F4FA5F"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11</w:t>
            </w:r>
          </w:p>
        </w:tc>
        <w:tc>
          <w:tcPr>
            <w:tcW w:w="1301" w:type="dxa"/>
            <w:noWrap/>
            <w:hideMark/>
          </w:tcPr>
          <w:p w14:paraId="6135F47D"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6DF1416A" w14:textId="1D8F3E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650" w:type="dxa"/>
            <w:noWrap/>
            <w:hideMark/>
          </w:tcPr>
          <w:p w14:paraId="5B676FD3"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A39D648" w14:textId="743B9FF3"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4</w:t>
            </w:r>
          </w:p>
        </w:tc>
        <w:tc>
          <w:tcPr>
            <w:tcW w:w="1980" w:type="dxa"/>
            <w:noWrap/>
            <w:hideMark/>
          </w:tcPr>
          <w:p w14:paraId="07DE5FD3" w14:textId="38A5C928"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790EE90E" w14:textId="4B22C46B"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0.25</w:t>
            </w:r>
          </w:p>
        </w:tc>
        <w:tc>
          <w:tcPr>
            <w:tcW w:w="1440" w:type="dxa"/>
            <w:noWrap/>
            <w:hideMark/>
          </w:tcPr>
          <w:p w14:paraId="4C0FC242"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139C47B4" w14:textId="24ECC1E0"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6.5</w:t>
            </w:r>
          </w:p>
        </w:tc>
      </w:tr>
      <w:tr w:rsidR="00027F85" w:rsidRPr="001C4FC7" w14:paraId="0DE07802" w14:textId="77777777" w:rsidTr="00E45829">
        <w:trPr>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CF05DC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12</w:t>
            </w:r>
          </w:p>
        </w:tc>
        <w:tc>
          <w:tcPr>
            <w:tcW w:w="1301" w:type="dxa"/>
            <w:noWrap/>
            <w:hideMark/>
          </w:tcPr>
          <w:p w14:paraId="4C4B05BE"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7528316C" w14:textId="29D672F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650" w:type="dxa"/>
            <w:noWrap/>
            <w:hideMark/>
          </w:tcPr>
          <w:p w14:paraId="21FCEF8D"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7F7EBCAD" w14:textId="23041C62"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w:t>
            </w:r>
          </w:p>
        </w:tc>
        <w:tc>
          <w:tcPr>
            <w:tcW w:w="1980" w:type="dxa"/>
            <w:noWrap/>
            <w:hideMark/>
          </w:tcPr>
          <w:p w14:paraId="3C192B7D" w14:textId="7274E316"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2</w:t>
            </w:r>
          </w:p>
        </w:tc>
        <w:tc>
          <w:tcPr>
            <w:tcW w:w="1710" w:type="dxa"/>
            <w:noWrap/>
            <w:hideMark/>
          </w:tcPr>
          <w:p w14:paraId="2CA630F4" w14:textId="0938B7CF"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3</w:t>
            </w:r>
          </w:p>
        </w:tc>
        <w:tc>
          <w:tcPr>
            <w:tcW w:w="1440" w:type="dxa"/>
            <w:noWrap/>
            <w:hideMark/>
          </w:tcPr>
          <w:p w14:paraId="7EB0D29C"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608C9FEF" w14:textId="1E03B9A0"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w:t>
            </w:r>
          </w:p>
        </w:tc>
      </w:tr>
      <w:tr w:rsidR="00027F85" w:rsidRPr="001C4FC7" w14:paraId="7818879C" w14:textId="77777777" w:rsidTr="00E458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7689294"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13</w:t>
            </w:r>
          </w:p>
        </w:tc>
        <w:tc>
          <w:tcPr>
            <w:tcW w:w="1301" w:type="dxa"/>
            <w:noWrap/>
            <w:hideMark/>
          </w:tcPr>
          <w:p w14:paraId="01CC3E44"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137D6BFB"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4DA43548"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2F9CE55F"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31183BAA" w14:textId="77777777"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09B5AD8C" w14:textId="0FF4E6A6"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0.5</w:t>
            </w:r>
          </w:p>
        </w:tc>
        <w:tc>
          <w:tcPr>
            <w:tcW w:w="1440" w:type="dxa"/>
            <w:noWrap/>
            <w:hideMark/>
          </w:tcPr>
          <w:p w14:paraId="19CF7D99" w14:textId="7E267FE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w:t>
            </w:r>
          </w:p>
        </w:tc>
        <w:tc>
          <w:tcPr>
            <w:tcW w:w="1800" w:type="dxa"/>
            <w:noWrap/>
            <w:hideMark/>
          </w:tcPr>
          <w:p w14:paraId="481210BA" w14:textId="249AB281" w:rsidR="00027F85" w:rsidRPr="001C4FC7"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5.5</w:t>
            </w:r>
          </w:p>
        </w:tc>
      </w:tr>
      <w:tr w:rsidR="00027F85" w:rsidRPr="001C4FC7" w14:paraId="7D1173E8" w14:textId="77777777" w:rsidTr="00E45829">
        <w:trPr>
          <w:trHeight w:val="300"/>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01755EB" w14:textId="77777777" w:rsidR="00027F85" w:rsidRPr="001C4FC7" w:rsidRDefault="00027F85" w:rsidP="00027F85">
            <w:pPr>
              <w:spacing w:after="0"/>
              <w:ind w:left="0" w:right="0"/>
              <w:rPr>
                <w:rFonts w:ascii="Calibri" w:eastAsia="Times New Roman" w:hAnsi="Calibri" w:cs="Calibri"/>
                <w:color w:val="000000"/>
                <w:kern w:val="0"/>
                <w:lang w:eastAsia="en-AU"/>
                <w14:ligatures w14:val="none"/>
              </w:rPr>
            </w:pPr>
            <w:r w:rsidRPr="001C4FC7">
              <w:rPr>
                <w:rFonts w:ascii="Calibri" w:eastAsia="Times New Roman" w:hAnsi="Calibri" w:cs="Calibri"/>
                <w:color w:val="000000"/>
                <w:kern w:val="0"/>
                <w:lang w:eastAsia="en-AU"/>
                <w14:ligatures w14:val="none"/>
              </w:rPr>
              <w:t>Week 14</w:t>
            </w:r>
          </w:p>
        </w:tc>
        <w:tc>
          <w:tcPr>
            <w:tcW w:w="1301" w:type="dxa"/>
            <w:noWrap/>
            <w:hideMark/>
          </w:tcPr>
          <w:p w14:paraId="7A480816"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40" w:type="dxa"/>
            <w:noWrap/>
            <w:hideMark/>
          </w:tcPr>
          <w:p w14:paraId="386B2D87"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650" w:type="dxa"/>
            <w:noWrap/>
            <w:hideMark/>
          </w:tcPr>
          <w:p w14:paraId="02BE5F8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800" w:type="dxa"/>
            <w:noWrap/>
            <w:hideMark/>
          </w:tcPr>
          <w:p w14:paraId="5C62619A"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980" w:type="dxa"/>
            <w:noWrap/>
            <w:hideMark/>
          </w:tcPr>
          <w:p w14:paraId="45474250" w14:textId="77777777"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p>
        </w:tc>
        <w:tc>
          <w:tcPr>
            <w:tcW w:w="1710" w:type="dxa"/>
            <w:noWrap/>
            <w:hideMark/>
          </w:tcPr>
          <w:p w14:paraId="59C7E116" w14:textId="5DBEB243"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1.5</w:t>
            </w:r>
          </w:p>
        </w:tc>
        <w:tc>
          <w:tcPr>
            <w:tcW w:w="1440" w:type="dxa"/>
            <w:noWrap/>
            <w:hideMark/>
          </w:tcPr>
          <w:p w14:paraId="6412E3A7" w14:textId="0DDB644C"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6.25</w:t>
            </w:r>
          </w:p>
        </w:tc>
        <w:tc>
          <w:tcPr>
            <w:tcW w:w="1800" w:type="dxa"/>
            <w:noWrap/>
            <w:hideMark/>
          </w:tcPr>
          <w:p w14:paraId="43B475A1" w14:textId="7A84115A" w:rsidR="00027F85" w:rsidRPr="001C4FC7" w:rsidRDefault="00027F85" w:rsidP="00027F85">
            <w:pPr>
              <w:spacing w:after="0"/>
              <w:ind w:left="0" w:right="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n-AU"/>
                <w14:ligatures w14:val="none"/>
              </w:rPr>
            </w:pPr>
            <w:r w:rsidRPr="000E2F9E">
              <w:t>7.75</w:t>
            </w:r>
          </w:p>
        </w:tc>
      </w:tr>
      <w:tr w:rsidR="00027F85" w:rsidRPr="007D2A9D" w14:paraId="6C6A96F0" w14:textId="77777777" w:rsidTr="00E45829">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9883FE" w14:textId="77777777" w:rsidR="00027F85" w:rsidRPr="001C4FC7" w:rsidRDefault="00027F85" w:rsidP="00027F85">
            <w:pPr>
              <w:spacing w:after="0"/>
              <w:ind w:left="0" w:right="0"/>
              <w:rPr>
                <w:rFonts w:ascii="Calibri" w:eastAsia="Times New Roman" w:hAnsi="Calibri" w:cs="Calibri"/>
                <w:color w:val="000000" w:themeColor="text1"/>
                <w:kern w:val="0"/>
                <w:lang w:eastAsia="en-AU"/>
                <w14:ligatures w14:val="none"/>
              </w:rPr>
            </w:pPr>
            <w:r w:rsidRPr="001C4FC7">
              <w:rPr>
                <w:rFonts w:ascii="Calibri" w:eastAsia="Times New Roman" w:hAnsi="Calibri" w:cs="Calibri"/>
                <w:color w:val="000000" w:themeColor="text1"/>
                <w:kern w:val="0"/>
                <w:lang w:eastAsia="en-AU"/>
                <w14:ligatures w14:val="none"/>
              </w:rPr>
              <w:t>Total</w:t>
            </w:r>
          </w:p>
        </w:tc>
        <w:tc>
          <w:tcPr>
            <w:tcW w:w="1301" w:type="dxa"/>
            <w:noWrap/>
            <w:hideMark/>
          </w:tcPr>
          <w:p w14:paraId="730C72B9" w14:textId="447762AA"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6.25</w:t>
            </w:r>
          </w:p>
        </w:tc>
        <w:tc>
          <w:tcPr>
            <w:tcW w:w="1740" w:type="dxa"/>
            <w:noWrap/>
            <w:hideMark/>
          </w:tcPr>
          <w:p w14:paraId="3F9A200A" w14:textId="289AD93C"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w:t>
            </w:r>
          </w:p>
        </w:tc>
        <w:tc>
          <w:tcPr>
            <w:tcW w:w="1650" w:type="dxa"/>
            <w:noWrap/>
            <w:hideMark/>
          </w:tcPr>
          <w:p w14:paraId="16CBEACA" w14:textId="473883E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7.5</w:t>
            </w:r>
          </w:p>
        </w:tc>
        <w:tc>
          <w:tcPr>
            <w:tcW w:w="1800" w:type="dxa"/>
            <w:noWrap/>
            <w:hideMark/>
          </w:tcPr>
          <w:p w14:paraId="27FB01FB" w14:textId="4BA5A282"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17</w:t>
            </w:r>
          </w:p>
        </w:tc>
        <w:tc>
          <w:tcPr>
            <w:tcW w:w="1980" w:type="dxa"/>
            <w:noWrap/>
            <w:hideMark/>
          </w:tcPr>
          <w:p w14:paraId="6387AF4E" w14:textId="4C88A291"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8.5</w:t>
            </w:r>
          </w:p>
        </w:tc>
        <w:tc>
          <w:tcPr>
            <w:tcW w:w="1710" w:type="dxa"/>
            <w:noWrap/>
            <w:hideMark/>
          </w:tcPr>
          <w:p w14:paraId="675D3B38" w14:textId="6BD78327"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13</w:t>
            </w:r>
          </w:p>
        </w:tc>
        <w:tc>
          <w:tcPr>
            <w:tcW w:w="1440" w:type="dxa"/>
            <w:noWrap/>
            <w:hideMark/>
          </w:tcPr>
          <w:p w14:paraId="7EB5C528" w14:textId="3D6435B6"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11.25</w:t>
            </w:r>
          </w:p>
        </w:tc>
        <w:tc>
          <w:tcPr>
            <w:tcW w:w="1800" w:type="dxa"/>
            <w:noWrap/>
            <w:hideMark/>
          </w:tcPr>
          <w:p w14:paraId="1E598C5D" w14:textId="265B921E" w:rsidR="00027F85" w:rsidRPr="00027F85" w:rsidRDefault="00027F85" w:rsidP="00027F85">
            <w:pPr>
              <w:spacing w:after="0"/>
              <w:ind w:left="0" w:right="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kern w:val="0"/>
                <w:lang w:eastAsia="en-AU"/>
                <w14:ligatures w14:val="none"/>
              </w:rPr>
            </w:pPr>
            <w:r w:rsidRPr="00027F85">
              <w:rPr>
                <w:b/>
              </w:rPr>
              <w:t>70.5</w:t>
            </w:r>
          </w:p>
        </w:tc>
      </w:tr>
    </w:tbl>
    <w:p w14:paraId="3B26468E" w14:textId="77777777" w:rsidR="009641F3" w:rsidRDefault="009641F3" w:rsidP="009641F3">
      <w:pPr>
        <w:tabs>
          <w:tab w:val="left" w:pos="1260"/>
        </w:tabs>
      </w:pPr>
    </w:p>
    <w:p w14:paraId="0365FC69" w14:textId="6895EDF6" w:rsidR="0010206E" w:rsidRPr="009641F3" w:rsidRDefault="009641F3" w:rsidP="009641F3">
      <w:pPr>
        <w:tabs>
          <w:tab w:val="left" w:pos="1260"/>
        </w:tabs>
        <w:sectPr w:rsidR="0010206E" w:rsidRPr="009641F3" w:rsidSect="001C4FC7">
          <w:pgSz w:w="16839" w:h="11907" w:orient="landscape" w:code="9"/>
          <w:pgMar w:top="1440" w:right="1440" w:bottom="1440" w:left="1440" w:header="567" w:footer="567" w:gutter="0"/>
          <w:cols w:space="720"/>
          <w:titlePg/>
          <w:docGrid w:linePitch="360"/>
        </w:sectPr>
      </w:pPr>
      <w:r>
        <w:tab/>
      </w:r>
    </w:p>
    <w:p w14:paraId="07368DEE" w14:textId="30221A7D" w:rsidR="00FE5225" w:rsidRDefault="004C4708" w:rsidP="00316BEF">
      <w:pPr>
        <w:pStyle w:val="Heading3"/>
      </w:pPr>
      <w:bookmarkStart w:id="889" w:name="_Toc527711502"/>
      <w:r>
        <w:lastRenderedPageBreak/>
        <w:t>GREGORY’S LOG SHEETS</w:t>
      </w:r>
      <w:bookmarkEnd w:id="889"/>
    </w:p>
    <w:p w14:paraId="1A224669" w14:textId="68A4CBAE" w:rsidR="005963CE" w:rsidRDefault="005963CE" w:rsidP="00FE5225"/>
    <w:p w14:paraId="1526B7BE" w14:textId="068E2566" w:rsidR="005963CE" w:rsidRDefault="005963CE" w:rsidP="00FE5225">
      <w:r w:rsidRPr="005963CE">
        <w:rPr>
          <w:noProof/>
        </w:rPr>
        <w:drawing>
          <wp:inline distT="0" distB="0" distL="0" distR="0" wp14:anchorId="1947AA18" wp14:editId="5690A81C">
            <wp:extent cx="5731510" cy="1327150"/>
            <wp:effectExtent l="0" t="0" r="254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327150"/>
                    </a:xfrm>
                    <a:prstGeom prst="rect">
                      <a:avLst/>
                    </a:prstGeom>
                    <a:noFill/>
                    <a:ln>
                      <a:noFill/>
                    </a:ln>
                  </pic:spPr>
                </pic:pic>
              </a:graphicData>
            </a:graphic>
          </wp:inline>
        </w:drawing>
      </w:r>
    </w:p>
    <w:p w14:paraId="4297BE9C" w14:textId="77777777" w:rsidR="005963CE" w:rsidRDefault="005963CE" w:rsidP="005963CE">
      <w:pPr>
        <w:ind w:left="0"/>
      </w:pPr>
    </w:p>
    <w:p w14:paraId="14529087" w14:textId="5278460E" w:rsidR="005963CE" w:rsidRDefault="005963CE" w:rsidP="00FE5225">
      <w:r w:rsidRPr="005963CE">
        <w:rPr>
          <w:noProof/>
        </w:rPr>
        <w:drawing>
          <wp:inline distT="0" distB="0" distL="0" distR="0" wp14:anchorId="361154D9" wp14:editId="5C415CA0">
            <wp:extent cx="5731510" cy="1668780"/>
            <wp:effectExtent l="0" t="0" r="254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6B2469B0" w14:textId="7DF2831E" w:rsidR="005963CE" w:rsidRDefault="005963CE" w:rsidP="00FE5225"/>
    <w:p w14:paraId="5B9D0A8F" w14:textId="0E3890A6" w:rsidR="005963CE" w:rsidRDefault="005963CE" w:rsidP="00FE5225">
      <w:r w:rsidRPr="005963CE">
        <w:rPr>
          <w:noProof/>
        </w:rPr>
        <w:drawing>
          <wp:inline distT="0" distB="0" distL="0" distR="0" wp14:anchorId="05B373F6" wp14:editId="24027B15">
            <wp:extent cx="5731510" cy="168465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84655"/>
                    </a:xfrm>
                    <a:prstGeom prst="rect">
                      <a:avLst/>
                    </a:prstGeom>
                    <a:noFill/>
                    <a:ln>
                      <a:noFill/>
                    </a:ln>
                  </pic:spPr>
                </pic:pic>
              </a:graphicData>
            </a:graphic>
          </wp:inline>
        </w:drawing>
      </w:r>
    </w:p>
    <w:p w14:paraId="2B11F6BD" w14:textId="268F5514" w:rsidR="005963CE" w:rsidRDefault="005963CE" w:rsidP="00FE5225"/>
    <w:p w14:paraId="63BFA845" w14:textId="46DCA325" w:rsidR="005963CE" w:rsidRDefault="005963CE" w:rsidP="00FE5225">
      <w:r w:rsidRPr="005963CE">
        <w:rPr>
          <w:noProof/>
        </w:rPr>
        <w:drawing>
          <wp:inline distT="0" distB="0" distL="0" distR="0" wp14:anchorId="7952E273" wp14:editId="1B41D031">
            <wp:extent cx="5731510" cy="130048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196B96E3" w14:textId="3CD34AE9" w:rsidR="005963CE" w:rsidRDefault="005963CE" w:rsidP="00FE5225"/>
    <w:p w14:paraId="10EDB266" w14:textId="5DCD1511" w:rsidR="005963CE" w:rsidRDefault="005963CE" w:rsidP="00FE5225">
      <w:r w:rsidRPr="005963CE">
        <w:rPr>
          <w:noProof/>
        </w:rPr>
        <w:lastRenderedPageBreak/>
        <w:drawing>
          <wp:inline distT="0" distB="0" distL="0" distR="0" wp14:anchorId="72DA3ECF" wp14:editId="432782AE">
            <wp:extent cx="5731510" cy="145478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1FAE19E6" w14:textId="4B1185D2" w:rsidR="005963CE" w:rsidRDefault="005963CE" w:rsidP="00FE5225"/>
    <w:p w14:paraId="7A47AA05" w14:textId="24D6E601" w:rsidR="005963CE" w:rsidRDefault="005963CE" w:rsidP="00FE5225">
      <w:r w:rsidRPr="005963CE">
        <w:rPr>
          <w:noProof/>
        </w:rPr>
        <w:drawing>
          <wp:inline distT="0" distB="0" distL="0" distR="0" wp14:anchorId="0782D344" wp14:editId="2DDA2554">
            <wp:extent cx="5731510" cy="163893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634269B6" w14:textId="15679E74" w:rsidR="005963CE" w:rsidRDefault="005963CE" w:rsidP="00FE5225"/>
    <w:p w14:paraId="433683B5" w14:textId="49F70179" w:rsidR="005963CE" w:rsidRDefault="005963CE" w:rsidP="00FE5225">
      <w:r w:rsidRPr="005963CE">
        <w:rPr>
          <w:noProof/>
        </w:rPr>
        <w:drawing>
          <wp:inline distT="0" distB="0" distL="0" distR="0" wp14:anchorId="2E22C43F" wp14:editId="58AB981A">
            <wp:extent cx="5731510" cy="2280285"/>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4006B9B" w14:textId="478A0ADD" w:rsidR="005963CE" w:rsidRDefault="005963CE" w:rsidP="00FE5225"/>
    <w:p w14:paraId="15CF9362" w14:textId="50EB3E35" w:rsidR="005963CE" w:rsidRDefault="005963CE" w:rsidP="00FE5225">
      <w:r w:rsidRPr="005963CE">
        <w:rPr>
          <w:noProof/>
        </w:rPr>
        <w:lastRenderedPageBreak/>
        <w:drawing>
          <wp:inline distT="0" distB="0" distL="0" distR="0" wp14:anchorId="42601D68" wp14:editId="1380D800">
            <wp:extent cx="5731510" cy="4005580"/>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6BBE58A9" w14:textId="24109BD7" w:rsidR="005963CE" w:rsidRDefault="005963CE" w:rsidP="00FE5225"/>
    <w:p w14:paraId="2C374526" w14:textId="765D88DC" w:rsidR="005963CE" w:rsidRDefault="005963CE" w:rsidP="00FE5225">
      <w:r w:rsidRPr="005963CE">
        <w:rPr>
          <w:noProof/>
        </w:rPr>
        <w:drawing>
          <wp:inline distT="0" distB="0" distL="0" distR="0" wp14:anchorId="71150676" wp14:editId="327CBCA3">
            <wp:extent cx="5731510" cy="331978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7D586358" w14:textId="2A0ADFFD" w:rsidR="005963CE" w:rsidRDefault="005963CE" w:rsidP="00FE5225"/>
    <w:p w14:paraId="7E3FAE9E" w14:textId="13AC06D9" w:rsidR="005963CE" w:rsidRDefault="005963CE" w:rsidP="00FE5225">
      <w:r w:rsidRPr="005963CE">
        <w:rPr>
          <w:noProof/>
        </w:rPr>
        <w:lastRenderedPageBreak/>
        <w:drawing>
          <wp:inline distT="0" distB="0" distL="0" distR="0" wp14:anchorId="6C21EF7F" wp14:editId="4036DC3E">
            <wp:extent cx="5731510" cy="363156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p>
    <w:p w14:paraId="498F81E2" w14:textId="412635FC" w:rsidR="005963CE" w:rsidRDefault="005963CE" w:rsidP="00FE5225"/>
    <w:p w14:paraId="71F1DDB5" w14:textId="3B784CDF" w:rsidR="005963CE" w:rsidRDefault="005963CE" w:rsidP="00FE5225">
      <w:r w:rsidRPr="005963CE">
        <w:rPr>
          <w:noProof/>
        </w:rPr>
        <w:drawing>
          <wp:inline distT="0" distB="0" distL="0" distR="0" wp14:anchorId="5FB78FCE" wp14:editId="59736862">
            <wp:extent cx="5731510" cy="4837430"/>
            <wp:effectExtent l="0" t="0" r="254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837430"/>
                    </a:xfrm>
                    <a:prstGeom prst="rect">
                      <a:avLst/>
                    </a:prstGeom>
                    <a:noFill/>
                    <a:ln>
                      <a:noFill/>
                    </a:ln>
                  </pic:spPr>
                </pic:pic>
              </a:graphicData>
            </a:graphic>
          </wp:inline>
        </w:drawing>
      </w:r>
    </w:p>
    <w:p w14:paraId="1129D59D" w14:textId="4B36E408" w:rsidR="005963CE" w:rsidRDefault="005963CE" w:rsidP="00FE5225">
      <w:r w:rsidRPr="005963CE">
        <w:rPr>
          <w:noProof/>
        </w:rPr>
        <w:lastRenderedPageBreak/>
        <w:drawing>
          <wp:inline distT="0" distB="0" distL="0" distR="0" wp14:anchorId="1A69310C" wp14:editId="63588BAA">
            <wp:extent cx="5731510" cy="2363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p>
    <w:p w14:paraId="448202DC" w14:textId="56F2E03C" w:rsidR="005963CE" w:rsidRDefault="005963CE" w:rsidP="00FE5225"/>
    <w:p w14:paraId="3E9131B8" w14:textId="29596553" w:rsidR="005963CE" w:rsidRDefault="005963CE" w:rsidP="00FE5225">
      <w:r w:rsidRPr="005963CE">
        <w:rPr>
          <w:noProof/>
        </w:rPr>
        <w:drawing>
          <wp:inline distT="0" distB="0" distL="0" distR="0" wp14:anchorId="77EC27FF" wp14:editId="0973B00B">
            <wp:extent cx="5731510" cy="14998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99870"/>
                    </a:xfrm>
                    <a:prstGeom prst="rect">
                      <a:avLst/>
                    </a:prstGeom>
                    <a:noFill/>
                    <a:ln>
                      <a:noFill/>
                    </a:ln>
                  </pic:spPr>
                </pic:pic>
              </a:graphicData>
            </a:graphic>
          </wp:inline>
        </w:drawing>
      </w:r>
    </w:p>
    <w:p w14:paraId="2482D9A0" w14:textId="36354175" w:rsidR="005963CE" w:rsidRDefault="005963CE" w:rsidP="00FE5225"/>
    <w:p w14:paraId="341CF1F8" w14:textId="3955D4C3" w:rsidR="005963CE" w:rsidRDefault="005963CE" w:rsidP="00FE5225">
      <w:r w:rsidRPr="005963CE">
        <w:rPr>
          <w:noProof/>
        </w:rPr>
        <w:drawing>
          <wp:inline distT="0" distB="0" distL="0" distR="0" wp14:anchorId="7B3C1D55" wp14:editId="3730B6C8">
            <wp:extent cx="5731510" cy="122491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p>
    <w:p w14:paraId="6D48C489" w14:textId="36780710" w:rsidR="0099588B" w:rsidRDefault="0099588B">
      <w:pPr>
        <w:spacing w:after="240" w:line="252" w:lineRule="auto"/>
        <w:ind w:left="0" w:right="0"/>
      </w:pPr>
      <w:r>
        <w:br w:type="page"/>
      </w:r>
    </w:p>
    <w:p w14:paraId="1BA8AD70" w14:textId="2813E26D" w:rsidR="00316BEF" w:rsidRDefault="00316BEF" w:rsidP="0084326C">
      <w:pPr>
        <w:pStyle w:val="Heading3"/>
      </w:pPr>
      <w:bookmarkStart w:id="890" w:name="_Toc527711503"/>
      <w:r>
        <w:lastRenderedPageBreak/>
        <w:t>RYAN’S LOG SHEETS</w:t>
      </w:r>
      <w:bookmarkEnd w:id="890"/>
    </w:p>
    <w:p w14:paraId="06D25626" w14:textId="6BD12A3A" w:rsidR="0084326C" w:rsidRDefault="0084326C" w:rsidP="00FE5225">
      <w:r w:rsidRPr="0084326C">
        <w:rPr>
          <w:noProof/>
        </w:rPr>
        <w:drawing>
          <wp:inline distT="0" distB="0" distL="0" distR="0" wp14:anchorId="14E44B9A" wp14:editId="2EF966EB">
            <wp:extent cx="5749420" cy="24460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tretch>
                      <a:fillRect/>
                    </a:stretch>
                  </pic:blipFill>
                  <pic:spPr bwMode="auto">
                    <a:xfrm>
                      <a:off x="0" y="0"/>
                      <a:ext cx="5749420" cy="2446090"/>
                    </a:xfrm>
                    <a:prstGeom prst="rect">
                      <a:avLst/>
                    </a:prstGeom>
                    <a:noFill/>
                    <a:ln>
                      <a:noFill/>
                    </a:ln>
                  </pic:spPr>
                </pic:pic>
              </a:graphicData>
            </a:graphic>
          </wp:inline>
        </w:drawing>
      </w:r>
    </w:p>
    <w:p w14:paraId="4E3F9D23" w14:textId="77777777" w:rsidR="0084326C" w:rsidRDefault="0084326C" w:rsidP="00FE5225"/>
    <w:p w14:paraId="797C1D6E" w14:textId="22ABE312" w:rsidR="0084326C" w:rsidRDefault="0084326C" w:rsidP="00FE5225">
      <w:r w:rsidRPr="0084326C">
        <w:rPr>
          <w:noProof/>
        </w:rPr>
        <w:drawing>
          <wp:inline distT="0" distB="0" distL="0" distR="0" wp14:anchorId="3EEC23A6" wp14:editId="362F3C9A">
            <wp:extent cx="5745397" cy="244437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tretch>
                      <a:fillRect/>
                    </a:stretch>
                  </pic:blipFill>
                  <pic:spPr bwMode="auto">
                    <a:xfrm>
                      <a:off x="0" y="0"/>
                      <a:ext cx="5745397" cy="2444378"/>
                    </a:xfrm>
                    <a:prstGeom prst="rect">
                      <a:avLst/>
                    </a:prstGeom>
                    <a:noFill/>
                    <a:ln>
                      <a:noFill/>
                    </a:ln>
                  </pic:spPr>
                </pic:pic>
              </a:graphicData>
            </a:graphic>
          </wp:inline>
        </w:drawing>
      </w:r>
    </w:p>
    <w:p w14:paraId="3732E495" w14:textId="77777777" w:rsidR="0099588B" w:rsidRDefault="0099588B" w:rsidP="00FE5225"/>
    <w:p w14:paraId="0CF6A1C3" w14:textId="09660BC4" w:rsidR="0084326C" w:rsidRDefault="0084326C" w:rsidP="00FE5225">
      <w:r w:rsidRPr="0084326C">
        <w:rPr>
          <w:noProof/>
        </w:rPr>
        <w:drawing>
          <wp:inline distT="0" distB="0" distL="0" distR="0" wp14:anchorId="3B954B14" wp14:editId="20ED7C3B">
            <wp:extent cx="5746885" cy="24450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tretch>
                      <a:fillRect/>
                    </a:stretch>
                  </pic:blipFill>
                  <pic:spPr bwMode="auto">
                    <a:xfrm>
                      <a:off x="0" y="0"/>
                      <a:ext cx="5746885" cy="2445011"/>
                    </a:xfrm>
                    <a:prstGeom prst="rect">
                      <a:avLst/>
                    </a:prstGeom>
                    <a:noFill/>
                    <a:ln>
                      <a:noFill/>
                    </a:ln>
                  </pic:spPr>
                </pic:pic>
              </a:graphicData>
            </a:graphic>
          </wp:inline>
        </w:drawing>
      </w:r>
    </w:p>
    <w:p w14:paraId="1E97DC85" w14:textId="2FFF3FC2" w:rsidR="0084326C" w:rsidRDefault="0084326C" w:rsidP="00FE5225">
      <w:r w:rsidRPr="0084326C">
        <w:rPr>
          <w:noProof/>
        </w:rPr>
        <w:lastRenderedPageBreak/>
        <w:drawing>
          <wp:inline distT="0" distB="0" distL="0" distR="0" wp14:anchorId="4BEE0C9C" wp14:editId="094ACEC0">
            <wp:extent cx="5736200" cy="24404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tretch>
                      <a:fillRect/>
                    </a:stretch>
                  </pic:blipFill>
                  <pic:spPr bwMode="auto">
                    <a:xfrm>
                      <a:off x="0" y="0"/>
                      <a:ext cx="5736200" cy="2440466"/>
                    </a:xfrm>
                    <a:prstGeom prst="rect">
                      <a:avLst/>
                    </a:prstGeom>
                    <a:noFill/>
                    <a:ln>
                      <a:noFill/>
                    </a:ln>
                  </pic:spPr>
                </pic:pic>
              </a:graphicData>
            </a:graphic>
          </wp:inline>
        </w:drawing>
      </w:r>
    </w:p>
    <w:p w14:paraId="2ABDEFE3" w14:textId="77777777" w:rsidR="0084326C" w:rsidRDefault="0084326C" w:rsidP="00FE5225"/>
    <w:p w14:paraId="1749D2A8" w14:textId="0833594E" w:rsidR="0084326C" w:rsidRDefault="0084326C" w:rsidP="00FE5225">
      <w:r w:rsidRPr="0084326C">
        <w:rPr>
          <w:noProof/>
        </w:rPr>
        <w:drawing>
          <wp:inline distT="0" distB="0" distL="0" distR="0" wp14:anchorId="0FD6DB23" wp14:editId="3379A5FC">
            <wp:extent cx="5740228" cy="2442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tretch>
                      <a:fillRect/>
                    </a:stretch>
                  </pic:blipFill>
                  <pic:spPr bwMode="auto">
                    <a:xfrm>
                      <a:off x="0" y="0"/>
                      <a:ext cx="5740228" cy="2442179"/>
                    </a:xfrm>
                    <a:prstGeom prst="rect">
                      <a:avLst/>
                    </a:prstGeom>
                    <a:noFill/>
                    <a:ln>
                      <a:noFill/>
                    </a:ln>
                  </pic:spPr>
                </pic:pic>
              </a:graphicData>
            </a:graphic>
          </wp:inline>
        </w:drawing>
      </w:r>
    </w:p>
    <w:p w14:paraId="34F5A88E" w14:textId="77777777" w:rsidR="00C9581B" w:rsidRDefault="00C9581B" w:rsidP="00FE5225"/>
    <w:p w14:paraId="5FB7AAB3" w14:textId="4F50114C" w:rsidR="00B46877" w:rsidRDefault="00A944F2" w:rsidP="00C9581B">
      <w:r w:rsidRPr="00A944F2">
        <w:rPr>
          <w:noProof/>
        </w:rPr>
        <w:drawing>
          <wp:inline distT="0" distB="0" distL="0" distR="0" wp14:anchorId="4D99738E" wp14:editId="30188234">
            <wp:extent cx="5739765" cy="26390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tretch>
                      <a:fillRect/>
                    </a:stretch>
                  </pic:blipFill>
                  <pic:spPr bwMode="auto">
                    <a:xfrm>
                      <a:off x="0" y="0"/>
                      <a:ext cx="5750079" cy="2643802"/>
                    </a:xfrm>
                    <a:prstGeom prst="rect">
                      <a:avLst/>
                    </a:prstGeom>
                    <a:noFill/>
                    <a:ln>
                      <a:noFill/>
                    </a:ln>
                  </pic:spPr>
                </pic:pic>
              </a:graphicData>
            </a:graphic>
          </wp:inline>
        </w:drawing>
      </w:r>
    </w:p>
    <w:p w14:paraId="1BDCEF59" w14:textId="77777777" w:rsidR="00B46877" w:rsidRDefault="00B46877" w:rsidP="00FE5225"/>
    <w:p w14:paraId="0DBEE4E6" w14:textId="7E782E74" w:rsidR="00A944F2" w:rsidRDefault="00B46877" w:rsidP="00FE5225">
      <w:r w:rsidRPr="00B46877">
        <w:rPr>
          <w:noProof/>
        </w:rPr>
        <w:lastRenderedPageBreak/>
        <w:drawing>
          <wp:inline distT="0" distB="0" distL="0" distR="0" wp14:anchorId="42669A6E" wp14:editId="79DF6003">
            <wp:extent cx="5740269" cy="2464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tretch>
                      <a:fillRect/>
                    </a:stretch>
                  </pic:blipFill>
                  <pic:spPr bwMode="auto">
                    <a:xfrm>
                      <a:off x="0" y="0"/>
                      <a:ext cx="5740269" cy="2464331"/>
                    </a:xfrm>
                    <a:prstGeom prst="rect">
                      <a:avLst/>
                    </a:prstGeom>
                    <a:noFill/>
                    <a:ln>
                      <a:noFill/>
                    </a:ln>
                  </pic:spPr>
                </pic:pic>
              </a:graphicData>
            </a:graphic>
          </wp:inline>
        </w:drawing>
      </w:r>
    </w:p>
    <w:p w14:paraId="2C8D0021" w14:textId="77777777" w:rsidR="00B46877" w:rsidRDefault="00B46877" w:rsidP="00DC6010">
      <w:pPr>
        <w:ind w:left="0"/>
      </w:pPr>
    </w:p>
    <w:p w14:paraId="4D199301" w14:textId="37057B34" w:rsidR="00B46877" w:rsidRDefault="00B46877" w:rsidP="00FE5225">
      <w:r w:rsidRPr="00B46877">
        <w:rPr>
          <w:noProof/>
        </w:rPr>
        <w:drawing>
          <wp:inline distT="0" distB="0" distL="0" distR="0" wp14:anchorId="7B5B142A" wp14:editId="2B3F2BDB">
            <wp:extent cx="5738920" cy="245637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tretch>
                      <a:fillRect/>
                    </a:stretch>
                  </pic:blipFill>
                  <pic:spPr bwMode="auto">
                    <a:xfrm>
                      <a:off x="0" y="0"/>
                      <a:ext cx="5738920" cy="2456376"/>
                    </a:xfrm>
                    <a:prstGeom prst="rect">
                      <a:avLst/>
                    </a:prstGeom>
                    <a:noFill/>
                    <a:ln>
                      <a:noFill/>
                    </a:ln>
                  </pic:spPr>
                </pic:pic>
              </a:graphicData>
            </a:graphic>
          </wp:inline>
        </w:drawing>
      </w:r>
    </w:p>
    <w:p w14:paraId="69297C2E" w14:textId="77777777" w:rsidR="00B46877" w:rsidRDefault="00B46877" w:rsidP="00FE5225"/>
    <w:p w14:paraId="66AAE4EB" w14:textId="4D099D73" w:rsidR="00B46877" w:rsidRDefault="00B46877" w:rsidP="00FE5225">
      <w:r w:rsidRPr="00B46877">
        <w:rPr>
          <w:noProof/>
        </w:rPr>
        <w:drawing>
          <wp:inline distT="0" distB="0" distL="0" distR="0" wp14:anchorId="72E7EDFD" wp14:editId="33BC3272">
            <wp:extent cx="5736295" cy="2440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tretch>
                      <a:fillRect/>
                    </a:stretch>
                  </pic:blipFill>
                  <pic:spPr bwMode="auto">
                    <a:xfrm>
                      <a:off x="0" y="0"/>
                      <a:ext cx="5736295" cy="2440506"/>
                    </a:xfrm>
                    <a:prstGeom prst="rect">
                      <a:avLst/>
                    </a:prstGeom>
                    <a:noFill/>
                    <a:ln>
                      <a:noFill/>
                    </a:ln>
                  </pic:spPr>
                </pic:pic>
              </a:graphicData>
            </a:graphic>
          </wp:inline>
        </w:drawing>
      </w:r>
    </w:p>
    <w:p w14:paraId="38E3C219" w14:textId="73AE3025" w:rsidR="00B46877" w:rsidRDefault="00B46877" w:rsidP="00FE5225">
      <w:r w:rsidRPr="00B46877">
        <w:rPr>
          <w:noProof/>
        </w:rPr>
        <w:lastRenderedPageBreak/>
        <w:drawing>
          <wp:inline distT="0" distB="0" distL="0" distR="0" wp14:anchorId="35C10A05" wp14:editId="2E1CC1C3">
            <wp:extent cx="5742438" cy="24578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tretch>
                      <a:fillRect/>
                    </a:stretch>
                  </pic:blipFill>
                  <pic:spPr bwMode="auto">
                    <a:xfrm>
                      <a:off x="0" y="0"/>
                      <a:ext cx="5742438" cy="2457881"/>
                    </a:xfrm>
                    <a:prstGeom prst="rect">
                      <a:avLst/>
                    </a:prstGeom>
                    <a:noFill/>
                    <a:ln>
                      <a:noFill/>
                    </a:ln>
                  </pic:spPr>
                </pic:pic>
              </a:graphicData>
            </a:graphic>
          </wp:inline>
        </w:drawing>
      </w:r>
    </w:p>
    <w:p w14:paraId="4362D491" w14:textId="77777777" w:rsidR="00B46877" w:rsidRDefault="00B46877" w:rsidP="00FE5225"/>
    <w:p w14:paraId="2C242204" w14:textId="4938D8E2" w:rsidR="00B46877" w:rsidRDefault="000531DA" w:rsidP="00FE5225">
      <w:r w:rsidRPr="000531DA">
        <w:rPr>
          <w:noProof/>
        </w:rPr>
        <w:drawing>
          <wp:inline distT="0" distB="0" distL="0" distR="0" wp14:anchorId="1A34A659" wp14:editId="3AD1FE1E">
            <wp:extent cx="5741028" cy="245727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tretch>
                      <a:fillRect/>
                    </a:stretch>
                  </pic:blipFill>
                  <pic:spPr bwMode="auto">
                    <a:xfrm>
                      <a:off x="0" y="0"/>
                      <a:ext cx="5741028" cy="2457278"/>
                    </a:xfrm>
                    <a:prstGeom prst="rect">
                      <a:avLst/>
                    </a:prstGeom>
                    <a:noFill/>
                    <a:ln>
                      <a:noFill/>
                    </a:ln>
                  </pic:spPr>
                </pic:pic>
              </a:graphicData>
            </a:graphic>
          </wp:inline>
        </w:drawing>
      </w:r>
    </w:p>
    <w:p w14:paraId="24E5351D" w14:textId="77777777" w:rsidR="00C9581B" w:rsidRDefault="00C9581B" w:rsidP="00FE5225"/>
    <w:p w14:paraId="27DEEC2A" w14:textId="0846E551" w:rsidR="000531DA" w:rsidRDefault="000531DA" w:rsidP="00FE5225">
      <w:r w:rsidRPr="000531DA">
        <w:rPr>
          <w:noProof/>
        </w:rPr>
        <w:drawing>
          <wp:inline distT="0" distB="0" distL="0" distR="0" wp14:anchorId="6565C29E" wp14:editId="3BE45559">
            <wp:extent cx="5744411" cy="2436801"/>
            <wp:effectExtent l="0" t="0" r="889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tretch>
                      <a:fillRect/>
                    </a:stretch>
                  </pic:blipFill>
                  <pic:spPr bwMode="auto">
                    <a:xfrm>
                      <a:off x="0" y="0"/>
                      <a:ext cx="5744411" cy="2436801"/>
                    </a:xfrm>
                    <a:prstGeom prst="rect">
                      <a:avLst/>
                    </a:prstGeom>
                    <a:noFill/>
                    <a:ln>
                      <a:noFill/>
                    </a:ln>
                  </pic:spPr>
                </pic:pic>
              </a:graphicData>
            </a:graphic>
          </wp:inline>
        </w:drawing>
      </w:r>
    </w:p>
    <w:p w14:paraId="6876B151" w14:textId="77777777" w:rsidR="000531DA" w:rsidRDefault="000531DA" w:rsidP="00FE5225"/>
    <w:p w14:paraId="2C7D5B46" w14:textId="01397F55" w:rsidR="000531DA" w:rsidRDefault="000531DA" w:rsidP="00FE5225">
      <w:r w:rsidRPr="000531DA">
        <w:rPr>
          <w:noProof/>
        </w:rPr>
        <w:lastRenderedPageBreak/>
        <w:drawing>
          <wp:inline distT="0" distB="0" distL="0" distR="0" wp14:anchorId="20EE1403" wp14:editId="03E778C5">
            <wp:extent cx="5732734" cy="2431847"/>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tretch>
                      <a:fillRect/>
                    </a:stretch>
                  </pic:blipFill>
                  <pic:spPr bwMode="auto">
                    <a:xfrm>
                      <a:off x="0" y="0"/>
                      <a:ext cx="5732734" cy="2431847"/>
                    </a:xfrm>
                    <a:prstGeom prst="rect">
                      <a:avLst/>
                    </a:prstGeom>
                    <a:noFill/>
                    <a:ln>
                      <a:noFill/>
                    </a:ln>
                  </pic:spPr>
                </pic:pic>
              </a:graphicData>
            </a:graphic>
          </wp:inline>
        </w:drawing>
      </w:r>
    </w:p>
    <w:p w14:paraId="20990E4A" w14:textId="77777777" w:rsidR="000531DA" w:rsidRDefault="000531DA" w:rsidP="00FE5225"/>
    <w:p w14:paraId="523FD0C1" w14:textId="2F8E72B5" w:rsidR="00DC6010" w:rsidRDefault="000531DA" w:rsidP="00DE231D">
      <w:r w:rsidRPr="000531DA">
        <w:rPr>
          <w:noProof/>
        </w:rPr>
        <w:drawing>
          <wp:inline distT="0" distB="0" distL="0" distR="0" wp14:anchorId="04723BC2" wp14:editId="6D357630">
            <wp:extent cx="5735938" cy="243320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tretch>
                      <a:fillRect/>
                    </a:stretch>
                  </pic:blipFill>
                  <pic:spPr bwMode="auto">
                    <a:xfrm>
                      <a:off x="0" y="0"/>
                      <a:ext cx="5735938" cy="2433206"/>
                    </a:xfrm>
                    <a:prstGeom prst="rect">
                      <a:avLst/>
                    </a:prstGeom>
                    <a:noFill/>
                    <a:ln>
                      <a:noFill/>
                    </a:ln>
                  </pic:spPr>
                </pic:pic>
              </a:graphicData>
            </a:graphic>
          </wp:inline>
        </w:drawing>
      </w:r>
    </w:p>
    <w:p w14:paraId="06D366D2" w14:textId="06F0EAD0" w:rsidR="00DE231D" w:rsidRDefault="00DE231D" w:rsidP="00FE6922">
      <w:pPr>
        <w:ind w:left="0"/>
      </w:pPr>
    </w:p>
    <w:p w14:paraId="5AEF78F1" w14:textId="5FB99D52" w:rsidR="00FE6922" w:rsidRDefault="00FE6922" w:rsidP="00FE6922">
      <w:r>
        <w:rPr>
          <w:noProof/>
        </w:rPr>
        <w:drawing>
          <wp:inline distT="0" distB="0" distL="0" distR="0" wp14:anchorId="1F308BBF" wp14:editId="5650B629">
            <wp:extent cx="5732780" cy="2035810"/>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1B5E3CCF" w14:textId="50038CB1" w:rsidR="00FE6922" w:rsidRDefault="00FE6922" w:rsidP="00DE231D">
      <w:r>
        <w:rPr>
          <w:noProof/>
        </w:rPr>
        <w:lastRenderedPageBreak/>
        <w:drawing>
          <wp:inline distT="0" distB="0" distL="0" distR="0" wp14:anchorId="33C49B76" wp14:editId="24363E5F">
            <wp:extent cx="5732780" cy="2035810"/>
            <wp:effectExtent l="0" t="0" r="1270" b="2540"/>
            <wp:docPr id="50" name="Picture 50" descr="C:\Users\Ryan2\Documents\ShareX\Screenshots\2018-10\2018-10-18_12-3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an2\Documents\ShareX\Screenshots\2018-10\2018-10-18_12-39-1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780" cy="2035810"/>
                    </a:xfrm>
                    <a:prstGeom prst="rect">
                      <a:avLst/>
                    </a:prstGeom>
                    <a:noFill/>
                    <a:ln>
                      <a:noFill/>
                    </a:ln>
                  </pic:spPr>
                </pic:pic>
              </a:graphicData>
            </a:graphic>
          </wp:inline>
        </w:drawing>
      </w:r>
    </w:p>
    <w:p w14:paraId="34C24E64" w14:textId="7FAA5E4E" w:rsidR="00FE6922" w:rsidRDefault="00FE6922" w:rsidP="00FE6922">
      <w:r>
        <w:rPr>
          <w:noProof/>
        </w:rPr>
        <w:drawing>
          <wp:inline distT="0" distB="0" distL="0" distR="0" wp14:anchorId="37AAA35D" wp14:editId="26711B63">
            <wp:extent cx="5732780" cy="20751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2C9DC741" w14:textId="05E77D54" w:rsidR="00FE6922" w:rsidRDefault="00FE6922" w:rsidP="00FE6922">
      <w:r>
        <w:rPr>
          <w:noProof/>
        </w:rPr>
        <w:drawing>
          <wp:inline distT="0" distB="0" distL="0" distR="0" wp14:anchorId="29AE6D48" wp14:editId="0CB5CEBB">
            <wp:extent cx="5732780" cy="2075180"/>
            <wp:effectExtent l="0" t="0" r="1270" b="1270"/>
            <wp:docPr id="51" name="Picture 51" descr="C:\Users\Ryan2\Documents\ShareX\Screenshots\2018-10\2018-10-18_12-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an2\Documents\ShareX\Screenshots\2018-10\2018-10-18_12-40-3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780" cy="2075180"/>
                    </a:xfrm>
                    <a:prstGeom prst="rect">
                      <a:avLst/>
                    </a:prstGeom>
                    <a:noFill/>
                    <a:ln>
                      <a:noFill/>
                    </a:ln>
                  </pic:spPr>
                </pic:pic>
              </a:graphicData>
            </a:graphic>
          </wp:inline>
        </w:drawing>
      </w:r>
    </w:p>
    <w:p w14:paraId="3D951620" w14:textId="1CBFA85B" w:rsidR="00FE6922" w:rsidRDefault="00FE6922" w:rsidP="00FE6922">
      <w:r>
        <w:rPr>
          <w:noProof/>
        </w:rPr>
        <w:drawing>
          <wp:inline distT="0" distB="0" distL="0" distR="0" wp14:anchorId="368615D4" wp14:editId="5F80F020">
            <wp:extent cx="5732780" cy="20834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780" cy="2083435"/>
                    </a:xfrm>
                    <a:prstGeom prst="rect">
                      <a:avLst/>
                    </a:prstGeom>
                    <a:noFill/>
                    <a:ln>
                      <a:noFill/>
                    </a:ln>
                  </pic:spPr>
                </pic:pic>
              </a:graphicData>
            </a:graphic>
          </wp:inline>
        </w:drawing>
      </w:r>
    </w:p>
    <w:p w14:paraId="009594DE" w14:textId="6ED52A87" w:rsidR="00FE6922" w:rsidRDefault="00FE6922" w:rsidP="00FE6922">
      <w:r>
        <w:rPr>
          <w:noProof/>
        </w:rPr>
        <w:lastRenderedPageBreak/>
        <w:drawing>
          <wp:inline distT="0" distB="0" distL="0" distR="0" wp14:anchorId="148CF1D5" wp14:editId="07C87F01">
            <wp:extent cx="5732780" cy="2393315"/>
            <wp:effectExtent l="0" t="0" r="1270" b="6985"/>
            <wp:docPr id="52" name="Picture 52" descr="C:\Users\Ryan2\Documents\ShareX\Screenshots\2018-10\EXCEL_2018-10-18_12-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an2\Documents\ShareX\Screenshots\2018-10\EXCEL_2018-10-18_12-41-4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14:paraId="06DD043B" w14:textId="02CD71C9" w:rsidR="00FE6922" w:rsidRDefault="00FE6922" w:rsidP="00FE6922">
      <w:r>
        <w:rPr>
          <w:noProof/>
        </w:rPr>
        <w:drawing>
          <wp:inline distT="0" distB="0" distL="0" distR="0" wp14:anchorId="59250B4F" wp14:editId="14A2E4A9">
            <wp:extent cx="5725160" cy="1948180"/>
            <wp:effectExtent l="0" t="0" r="8890" b="0"/>
            <wp:docPr id="53" name="Picture 53" descr="C:\Users\Ryan2\Documents\ShareX\Screenshots\2018-10\EXCEL_2018-10-18_12-4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an2\Documents\ShareX\Screenshots\2018-10\EXCEL_2018-10-18_12-42-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1FC06C3E" w14:textId="1E92DF7F" w:rsidR="00FE6922" w:rsidRDefault="00FE6922" w:rsidP="00FE6922">
      <w:r>
        <w:rPr>
          <w:noProof/>
        </w:rPr>
        <w:drawing>
          <wp:inline distT="0" distB="0" distL="0" distR="0" wp14:anchorId="5A19CD2F" wp14:editId="21A25602">
            <wp:extent cx="5725160" cy="1948180"/>
            <wp:effectExtent l="0" t="0" r="8890" b="0"/>
            <wp:docPr id="54" name="Picture 54" descr="C:\Users\Ryan2\Documents\ShareX\Screenshots\2018-10\2018-10-18_12-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an2\Documents\ShareX\Screenshots\2018-10\2018-10-18_12-42-1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01728A74" w14:textId="0394DCD1" w:rsidR="00FE6922" w:rsidRDefault="00FE6922" w:rsidP="00FE6922">
      <w:r>
        <w:rPr>
          <w:noProof/>
        </w:rPr>
        <w:drawing>
          <wp:inline distT="0" distB="0" distL="0" distR="0" wp14:anchorId="2C4E55CC" wp14:editId="1D289B5F">
            <wp:extent cx="5725160" cy="1948180"/>
            <wp:effectExtent l="0" t="0" r="8890" b="0"/>
            <wp:docPr id="55" name="Picture 55" descr="C:\Users\Ryan2\Documents\ShareX\Screenshots\2018-10\2018-10-18_12-4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an2\Documents\ShareX\Screenshots\2018-10\2018-10-18_12-42-3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21275E51" w14:textId="00E7E199" w:rsidR="00FE6922" w:rsidRDefault="00FE6922" w:rsidP="00FE6922">
      <w:r>
        <w:rPr>
          <w:noProof/>
        </w:rPr>
        <w:lastRenderedPageBreak/>
        <w:drawing>
          <wp:inline distT="0" distB="0" distL="0" distR="0" wp14:anchorId="19C58AEF" wp14:editId="5E07413B">
            <wp:extent cx="5725160" cy="1948180"/>
            <wp:effectExtent l="0" t="0" r="8890" b="0"/>
            <wp:docPr id="56" name="Picture 56" descr="C:\Users\Ryan2\Documents\ShareX\Screenshots\2018-10\2018-10-18_12-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an2\Documents\ShareX\Screenshots\2018-10\2018-10-18_12-42-4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5160" cy="1948180"/>
                    </a:xfrm>
                    <a:prstGeom prst="rect">
                      <a:avLst/>
                    </a:prstGeom>
                    <a:noFill/>
                    <a:ln>
                      <a:noFill/>
                    </a:ln>
                  </pic:spPr>
                </pic:pic>
              </a:graphicData>
            </a:graphic>
          </wp:inline>
        </w:drawing>
      </w:r>
    </w:p>
    <w:p w14:paraId="5E019B09" w14:textId="5AC64960" w:rsidR="00FE6922" w:rsidRDefault="00FE6922" w:rsidP="00FE6922">
      <w:r>
        <w:rPr>
          <w:noProof/>
        </w:rPr>
        <w:drawing>
          <wp:inline distT="0" distB="0" distL="0" distR="0" wp14:anchorId="7876F948" wp14:editId="4E230D80">
            <wp:extent cx="5725160" cy="2099310"/>
            <wp:effectExtent l="0" t="0" r="8890" b="0"/>
            <wp:docPr id="57" name="Picture 57" descr="C:\Users\Ryan2\Documents\ShareX\Screenshots\2018-10\EXCEL_2018-10-18_12-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an2\Documents\ShareX\Screenshots\2018-10\EXCEL_2018-10-18_12-43-3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1C197349" w14:textId="03F9DAD2" w:rsidR="00FE6922" w:rsidRDefault="00FE6922" w:rsidP="00FE6922">
      <w:r>
        <w:rPr>
          <w:noProof/>
        </w:rPr>
        <w:drawing>
          <wp:inline distT="0" distB="0" distL="0" distR="0" wp14:anchorId="0412DB1B" wp14:editId="6E147AA3">
            <wp:extent cx="5725160" cy="2178685"/>
            <wp:effectExtent l="0" t="0" r="8890" b="0"/>
            <wp:docPr id="71" name="Picture 71" descr="C:\Users\Ryan2\Documents\ShareX\Screenshots\2018-10\EXCEL_2018-10-18_12-4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yan2\Documents\ShareX\Screenshots\2018-10\EXCEL_2018-10-18_12-44-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2178685"/>
                    </a:xfrm>
                    <a:prstGeom prst="rect">
                      <a:avLst/>
                    </a:prstGeom>
                    <a:noFill/>
                    <a:ln>
                      <a:noFill/>
                    </a:ln>
                  </pic:spPr>
                </pic:pic>
              </a:graphicData>
            </a:graphic>
          </wp:inline>
        </w:drawing>
      </w:r>
    </w:p>
    <w:p w14:paraId="4C069F3B" w14:textId="234C5B4B" w:rsidR="00FE6922" w:rsidRDefault="00FE6922" w:rsidP="00FE6922">
      <w:r>
        <w:rPr>
          <w:noProof/>
        </w:rPr>
        <w:drawing>
          <wp:inline distT="0" distB="0" distL="0" distR="0" wp14:anchorId="33865D8A" wp14:editId="6461D2D1">
            <wp:extent cx="5725160" cy="2099310"/>
            <wp:effectExtent l="0" t="0" r="8890" b="0"/>
            <wp:docPr id="72" name="Picture 72" descr="C:\Users\Ryan2\Documents\ShareX\Screenshots\2018-10\EXCEL_2018-10-18_12-4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yan2\Documents\ShareX\Screenshots\2018-10\EXCEL_2018-10-18_12-44-3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5160" cy="2099310"/>
                    </a:xfrm>
                    <a:prstGeom prst="rect">
                      <a:avLst/>
                    </a:prstGeom>
                    <a:noFill/>
                    <a:ln>
                      <a:noFill/>
                    </a:ln>
                  </pic:spPr>
                </pic:pic>
              </a:graphicData>
            </a:graphic>
          </wp:inline>
        </w:drawing>
      </w:r>
    </w:p>
    <w:p w14:paraId="37981592" w14:textId="16779735" w:rsidR="00FE6922" w:rsidRDefault="00FE6922" w:rsidP="00DE231D">
      <w:r>
        <w:rPr>
          <w:noProof/>
        </w:rPr>
        <w:lastRenderedPageBreak/>
        <w:drawing>
          <wp:inline distT="0" distB="0" distL="0" distR="0" wp14:anchorId="2E67F519" wp14:editId="3C59D95C">
            <wp:extent cx="5725160" cy="1939925"/>
            <wp:effectExtent l="0" t="0" r="8890" b="3175"/>
            <wp:docPr id="73" name="Picture 73" descr="C:\Users\Ryan2\Documents\ShareX\Screenshots\2018-10\EXCEL_2018-10-18_12-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yan2\Documents\ShareX\Screenshots\2018-10\EXCEL_2018-10-18_12-44-5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5160" cy="1939925"/>
                    </a:xfrm>
                    <a:prstGeom prst="rect">
                      <a:avLst/>
                    </a:prstGeom>
                    <a:noFill/>
                    <a:ln>
                      <a:noFill/>
                    </a:ln>
                  </pic:spPr>
                </pic:pic>
              </a:graphicData>
            </a:graphic>
          </wp:inline>
        </w:drawing>
      </w:r>
    </w:p>
    <w:p w14:paraId="04F07A1D" w14:textId="1889644F" w:rsidR="003803EF" w:rsidRDefault="003803EF" w:rsidP="00DE231D"/>
    <w:p w14:paraId="69D9DFE5" w14:textId="24D8E796" w:rsidR="003803EF" w:rsidRDefault="003803EF" w:rsidP="003803EF">
      <w:r>
        <w:rPr>
          <w:noProof/>
        </w:rPr>
        <w:drawing>
          <wp:inline distT="0" distB="0" distL="0" distR="0" wp14:anchorId="602A25EC" wp14:editId="0571EA16">
            <wp:extent cx="3554233" cy="2705150"/>
            <wp:effectExtent l="0" t="0" r="8255" b="0"/>
            <wp:docPr id="74" name="Picture 74" descr="C:\Users\Ryan2\Documents\ShareX\Screenshots\2018-10\EXCEL_2018-10-18_12-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yan2\Documents\ShareX\Screenshots\2018-10\EXCEL_2018-10-18_12-47-4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8866" cy="2716287"/>
                    </a:xfrm>
                    <a:prstGeom prst="rect">
                      <a:avLst/>
                    </a:prstGeom>
                    <a:noFill/>
                    <a:ln>
                      <a:noFill/>
                    </a:ln>
                  </pic:spPr>
                </pic:pic>
              </a:graphicData>
            </a:graphic>
          </wp:inline>
        </w:drawing>
      </w:r>
    </w:p>
    <w:p w14:paraId="0E547729" w14:textId="77777777" w:rsidR="00DC6010" w:rsidRDefault="00DC6010">
      <w:pPr>
        <w:spacing w:after="240" w:line="252" w:lineRule="auto"/>
        <w:ind w:left="0" w:right="0"/>
        <w:rPr>
          <w:rFonts w:asciiTheme="majorHAnsi" w:eastAsiaTheme="majorEastAsia" w:hAnsiTheme="majorHAnsi" w:cstheme="majorBidi"/>
          <w:caps/>
          <w:color w:val="555A3C" w:themeColor="accent3" w:themeShade="80"/>
          <w:sz w:val="28"/>
        </w:rPr>
      </w:pPr>
      <w:r>
        <w:br w:type="page"/>
      </w:r>
    </w:p>
    <w:p w14:paraId="0CF461B1" w14:textId="75385CFE" w:rsidR="00316BEF" w:rsidRDefault="00316BEF" w:rsidP="00E31B33">
      <w:pPr>
        <w:pStyle w:val="Heading3"/>
      </w:pPr>
      <w:bookmarkStart w:id="891" w:name="_Toc527711504"/>
      <w:r>
        <w:lastRenderedPageBreak/>
        <w:t>ISAACS LOG SHEETS</w:t>
      </w:r>
      <w:bookmarkEnd w:id="891"/>
    </w:p>
    <w:p w14:paraId="25E51455" w14:textId="77777777" w:rsidR="0084326C" w:rsidRDefault="0084326C" w:rsidP="00FE5225"/>
    <w:p w14:paraId="415E2FB4" w14:textId="524AA897" w:rsidR="00E31B33" w:rsidRDefault="003803EF" w:rsidP="00FE5225">
      <w:r>
        <w:rPr>
          <w:noProof/>
        </w:rPr>
        <w:drawing>
          <wp:inline distT="0" distB="0" distL="0" distR="0" wp14:anchorId="3FFC89DD" wp14:editId="40D54F29">
            <wp:extent cx="5725160" cy="1637665"/>
            <wp:effectExtent l="0" t="0" r="8890" b="635"/>
            <wp:docPr id="75" name="Picture 75" descr="C:\Users\Ryan2\Documents\ShareX\Screenshots\2018-10\EXCEL_2018-10-18_12-5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yan2\Documents\ShareX\Screenshots\2018-10\EXCEL_2018-10-18_12-57-2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6049B5DA" w14:textId="77777777" w:rsidR="0084326C" w:rsidRDefault="0084326C" w:rsidP="00FE5225"/>
    <w:p w14:paraId="6035A6DE" w14:textId="2D4D46D4" w:rsidR="00A82726" w:rsidRDefault="003803EF" w:rsidP="00FE5225">
      <w:r>
        <w:rPr>
          <w:noProof/>
        </w:rPr>
        <w:drawing>
          <wp:inline distT="0" distB="0" distL="0" distR="0" wp14:anchorId="7014AD77" wp14:editId="061D4E30">
            <wp:extent cx="5725160" cy="1550670"/>
            <wp:effectExtent l="0" t="0" r="8890" b="0"/>
            <wp:docPr id="76" name="Picture 76" descr="C:\Users\Ryan2\Documents\ShareX\Screenshots\2018-10\EXCEL_2018-10-18_13-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yan2\Documents\ShareX\Screenshots\2018-10\EXCEL_2018-10-18_13-00-1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1550670"/>
                    </a:xfrm>
                    <a:prstGeom prst="rect">
                      <a:avLst/>
                    </a:prstGeom>
                    <a:noFill/>
                    <a:ln>
                      <a:noFill/>
                    </a:ln>
                  </pic:spPr>
                </pic:pic>
              </a:graphicData>
            </a:graphic>
          </wp:inline>
        </w:drawing>
      </w:r>
    </w:p>
    <w:p w14:paraId="165473C8" w14:textId="77777777" w:rsidR="00316BEF" w:rsidRDefault="00316BEF" w:rsidP="00FE5225"/>
    <w:p w14:paraId="5ADCCC25" w14:textId="4EFAF855" w:rsidR="00E31B33" w:rsidRDefault="003803EF" w:rsidP="00FE5225">
      <w:r>
        <w:rPr>
          <w:noProof/>
        </w:rPr>
        <w:drawing>
          <wp:inline distT="0" distB="0" distL="0" distR="0" wp14:anchorId="71B1C5A1" wp14:editId="2556DB10">
            <wp:extent cx="5725160" cy="1542415"/>
            <wp:effectExtent l="0" t="0" r="8890" b="635"/>
            <wp:docPr id="77" name="Picture 77" descr="C:\Users\Ryan2\Documents\ShareX\Screenshots\2018-10\EXCEL_2018-10-18_13-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yan2\Documents\ShareX\Screenshots\2018-10\EXCEL_2018-10-18_13-00-5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5160" cy="1542415"/>
                    </a:xfrm>
                    <a:prstGeom prst="rect">
                      <a:avLst/>
                    </a:prstGeom>
                    <a:noFill/>
                    <a:ln>
                      <a:noFill/>
                    </a:ln>
                  </pic:spPr>
                </pic:pic>
              </a:graphicData>
            </a:graphic>
          </wp:inline>
        </w:drawing>
      </w:r>
    </w:p>
    <w:p w14:paraId="413DA03E" w14:textId="17468823" w:rsidR="00E31B33" w:rsidRDefault="00E31B33" w:rsidP="00FE5225"/>
    <w:p w14:paraId="74393ED1" w14:textId="0542A30F" w:rsidR="00E31B33" w:rsidRDefault="003803EF" w:rsidP="00FE5225">
      <w:r>
        <w:rPr>
          <w:noProof/>
        </w:rPr>
        <w:drawing>
          <wp:inline distT="0" distB="0" distL="0" distR="0" wp14:anchorId="68763B89" wp14:editId="1AD6D360">
            <wp:extent cx="5725160" cy="1757045"/>
            <wp:effectExtent l="0" t="0" r="8890" b="0"/>
            <wp:docPr id="79" name="Picture 79" descr="C:\Users\Ryan2\Documents\ShareX\Screenshots\2018-10\EXCEL_2018-10-18_13-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yan2\Documents\ShareX\Screenshots\2018-10\EXCEL_2018-10-18_13-01-29.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1757045"/>
                    </a:xfrm>
                    <a:prstGeom prst="rect">
                      <a:avLst/>
                    </a:prstGeom>
                    <a:noFill/>
                    <a:ln>
                      <a:noFill/>
                    </a:ln>
                  </pic:spPr>
                </pic:pic>
              </a:graphicData>
            </a:graphic>
          </wp:inline>
        </w:drawing>
      </w:r>
    </w:p>
    <w:p w14:paraId="532BBF07" w14:textId="77777777" w:rsidR="00E31B33" w:rsidRDefault="00E31B33" w:rsidP="00FE5225"/>
    <w:p w14:paraId="504C46FC" w14:textId="3E77C18C" w:rsidR="00E31B33" w:rsidRDefault="00E31B33" w:rsidP="00FE5225"/>
    <w:p w14:paraId="194C0A6A" w14:textId="77777777" w:rsidR="00E31B33" w:rsidRDefault="00E31B33" w:rsidP="00FE5225"/>
    <w:p w14:paraId="15384852" w14:textId="7C01C82B" w:rsidR="00E31B33" w:rsidRDefault="003803EF" w:rsidP="00FE5225">
      <w:r>
        <w:rPr>
          <w:noProof/>
        </w:rPr>
        <w:lastRenderedPageBreak/>
        <w:drawing>
          <wp:inline distT="0" distB="0" distL="0" distR="0" wp14:anchorId="0DF87C2F" wp14:editId="10C0C383">
            <wp:extent cx="5725160" cy="1749425"/>
            <wp:effectExtent l="0" t="0" r="8890" b="3175"/>
            <wp:docPr id="80" name="Picture 80" descr="C:\Users\Ryan2\Documents\ShareX\Screenshots\2018-10\EXCEL_2018-10-18_13-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2\Documents\ShareX\Screenshots\2018-10\EXCEL_2018-10-18_13-02-0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1947B9E7" w14:textId="5C6D7E26" w:rsidR="00E31B33" w:rsidRDefault="00E31B33" w:rsidP="00FE5225"/>
    <w:p w14:paraId="6FB37FB9" w14:textId="3D050409" w:rsidR="00E31B33" w:rsidRDefault="003803EF" w:rsidP="00FE5225">
      <w:r>
        <w:rPr>
          <w:noProof/>
        </w:rPr>
        <w:drawing>
          <wp:inline distT="0" distB="0" distL="0" distR="0" wp14:anchorId="0478AA42" wp14:editId="2428696A">
            <wp:extent cx="5725160" cy="1749425"/>
            <wp:effectExtent l="0" t="0" r="8890" b="3175"/>
            <wp:docPr id="81" name="Picture 81" descr="C:\Users\Ryan2\Documents\ShareX\Screenshots\2018-10\2018-10-18_13-0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2\Documents\ShareX\Screenshots\2018-10\2018-10-18_13-02-2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7BE1D2FA" w14:textId="1327E3F6" w:rsidR="00E31B33" w:rsidRDefault="00E31B33" w:rsidP="00FE5225"/>
    <w:p w14:paraId="2E6AAAD8" w14:textId="22A8AC2F" w:rsidR="00E31B33" w:rsidRDefault="003803EF" w:rsidP="00FE5225">
      <w:r>
        <w:rPr>
          <w:noProof/>
        </w:rPr>
        <w:drawing>
          <wp:inline distT="0" distB="0" distL="0" distR="0" wp14:anchorId="3BE23E4C" wp14:editId="717CBE6D">
            <wp:extent cx="5725160" cy="1749425"/>
            <wp:effectExtent l="0" t="0" r="8890" b="3175"/>
            <wp:docPr id="83" name="Picture 83" descr="C:\Users\Ryan2\Documents\ShareX\Screenshots\2018-10\2018-10-18_13-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yan2\Documents\ShareX\Screenshots\2018-10\2018-10-18_13-02-2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5160" cy="1749425"/>
                    </a:xfrm>
                    <a:prstGeom prst="rect">
                      <a:avLst/>
                    </a:prstGeom>
                    <a:noFill/>
                    <a:ln>
                      <a:noFill/>
                    </a:ln>
                  </pic:spPr>
                </pic:pic>
              </a:graphicData>
            </a:graphic>
          </wp:inline>
        </w:drawing>
      </w:r>
    </w:p>
    <w:p w14:paraId="4D28F86F" w14:textId="1FA67DEC" w:rsidR="00E31B33" w:rsidRDefault="00E31B33" w:rsidP="00FE5225"/>
    <w:p w14:paraId="0C310214" w14:textId="44515154" w:rsidR="00E31B33" w:rsidRDefault="003803EF" w:rsidP="003803EF">
      <w:r>
        <w:rPr>
          <w:noProof/>
        </w:rPr>
        <w:drawing>
          <wp:inline distT="0" distB="0" distL="0" distR="0" wp14:anchorId="1E7359DE" wp14:editId="4A4B6EEB">
            <wp:extent cx="5725160" cy="1765300"/>
            <wp:effectExtent l="0" t="0" r="8890" b="6350"/>
            <wp:docPr id="82" name="Picture 82" descr="C:\Users\Ryan2\Documents\ShareX\Screenshots\2018-10\EXCEL_2018-10-18_13-0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2\Documents\ShareX\Screenshots\2018-10\EXCEL_2018-10-18_13-02-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5160" cy="1765300"/>
                    </a:xfrm>
                    <a:prstGeom prst="rect">
                      <a:avLst/>
                    </a:prstGeom>
                    <a:noFill/>
                    <a:ln>
                      <a:noFill/>
                    </a:ln>
                  </pic:spPr>
                </pic:pic>
              </a:graphicData>
            </a:graphic>
          </wp:inline>
        </w:drawing>
      </w:r>
    </w:p>
    <w:p w14:paraId="4F2969F8" w14:textId="7419E080" w:rsidR="00E31B33" w:rsidRDefault="003803EF" w:rsidP="00FE5225">
      <w:r>
        <w:rPr>
          <w:noProof/>
        </w:rPr>
        <w:lastRenderedPageBreak/>
        <w:drawing>
          <wp:inline distT="0" distB="0" distL="0" distR="0" wp14:anchorId="1BE130C1" wp14:editId="6D8D1842">
            <wp:extent cx="5732780" cy="1772920"/>
            <wp:effectExtent l="0" t="0" r="1270" b="0"/>
            <wp:docPr id="84" name="Picture 84" descr="C:\Users\Ryan2\Documents\ShareX\Screenshots\2018-10\EXCEL_2018-10-18_13-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yan2\Documents\ShareX\Screenshots\2018-10\EXCEL_2018-10-18_13-03-03.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780" cy="1772920"/>
                    </a:xfrm>
                    <a:prstGeom prst="rect">
                      <a:avLst/>
                    </a:prstGeom>
                    <a:noFill/>
                    <a:ln>
                      <a:noFill/>
                    </a:ln>
                  </pic:spPr>
                </pic:pic>
              </a:graphicData>
            </a:graphic>
          </wp:inline>
        </w:drawing>
      </w:r>
    </w:p>
    <w:p w14:paraId="2167C166" w14:textId="77777777" w:rsidR="00E31B33" w:rsidRDefault="00E31B33" w:rsidP="00FE5225"/>
    <w:p w14:paraId="66263AED" w14:textId="1C34AA5D" w:rsidR="00E31B33" w:rsidRDefault="003803EF" w:rsidP="00FE5225">
      <w:r>
        <w:rPr>
          <w:noProof/>
        </w:rPr>
        <w:drawing>
          <wp:inline distT="0" distB="0" distL="0" distR="0" wp14:anchorId="61AC0086" wp14:editId="05A6D70C">
            <wp:extent cx="5731510" cy="1764909"/>
            <wp:effectExtent l="0" t="0" r="2540" b="6985"/>
            <wp:docPr id="85" name="Picture 85" descr="C:\Users\Ryan2\Documents\ShareX\Screenshots\2018-10\EXCEL_2018-10-18_13-0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yan2\Documents\ShareX\Screenshots\2018-10\EXCEL_2018-10-18_13-03-2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764909"/>
                    </a:xfrm>
                    <a:prstGeom prst="rect">
                      <a:avLst/>
                    </a:prstGeom>
                    <a:noFill/>
                    <a:ln>
                      <a:noFill/>
                    </a:ln>
                  </pic:spPr>
                </pic:pic>
              </a:graphicData>
            </a:graphic>
          </wp:inline>
        </w:drawing>
      </w:r>
    </w:p>
    <w:p w14:paraId="37D472D1" w14:textId="77777777" w:rsidR="00E31B33" w:rsidRDefault="00E31B33" w:rsidP="00FE5225"/>
    <w:p w14:paraId="68F14C88" w14:textId="217C0E9F" w:rsidR="00F10C56" w:rsidRDefault="003803EF" w:rsidP="003803EF">
      <w:r>
        <w:rPr>
          <w:noProof/>
        </w:rPr>
        <w:drawing>
          <wp:inline distT="0" distB="0" distL="0" distR="0" wp14:anchorId="36A044E5" wp14:editId="7D3DDA19">
            <wp:extent cx="5731510" cy="1749037"/>
            <wp:effectExtent l="0" t="0" r="2540" b="3810"/>
            <wp:docPr id="86" name="Picture 86" descr="C:\Users\Ryan2\Documents\ShareX\Screenshots\2018-10\EXCEL_2018-10-18_1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yan2\Documents\ShareX\Screenshots\2018-10\EXCEL_2018-10-18_13-04-2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749037"/>
                    </a:xfrm>
                    <a:prstGeom prst="rect">
                      <a:avLst/>
                    </a:prstGeom>
                    <a:noFill/>
                    <a:ln>
                      <a:noFill/>
                    </a:ln>
                  </pic:spPr>
                </pic:pic>
              </a:graphicData>
            </a:graphic>
          </wp:inline>
        </w:drawing>
      </w:r>
    </w:p>
    <w:p w14:paraId="2F49AD33" w14:textId="77777777" w:rsidR="003803EF" w:rsidRDefault="003803EF" w:rsidP="003803EF"/>
    <w:p w14:paraId="4BA2D7D7" w14:textId="6A1C575F" w:rsidR="00F10C56" w:rsidRDefault="003803EF" w:rsidP="00FE5225">
      <w:r>
        <w:rPr>
          <w:noProof/>
        </w:rPr>
        <w:drawing>
          <wp:inline distT="0" distB="0" distL="0" distR="0" wp14:anchorId="3F2605BA" wp14:editId="7969684B">
            <wp:extent cx="5731510" cy="1764665"/>
            <wp:effectExtent l="0" t="0" r="2540" b="6985"/>
            <wp:docPr id="87" name="Picture 87" descr="C:\Users\Ryan2\Documents\ShareX\Screenshots\2018-10\EXCEL_2018-10-18_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yan2\Documents\ShareX\Screenshots\2018-10\EXCEL_2018-10-18_13-04-4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780AC63E" w14:textId="6F9F4F7B" w:rsidR="00F10C56" w:rsidRDefault="00F10C56" w:rsidP="00FE5225"/>
    <w:p w14:paraId="50642133" w14:textId="3EA6DB93" w:rsidR="00F10C56" w:rsidRDefault="003803EF" w:rsidP="00FE5225">
      <w:r>
        <w:rPr>
          <w:noProof/>
        </w:rPr>
        <w:lastRenderedPageBreak/>
        <w:drawing>
          <wp:inline distT="0" distB="0" distL="0" distR="0" wp14:anchorId="22427989" wp14:editId="4BA55A0A">
            <wp:extent cx="5731510" cy="1645555"/>
            <wp:effectExtent l="0" t="0" r="2540" b="0"/>
            <wp:docPr id="88" name="Picture 88" descr="C:\Users\Ryan2\Documents\ShareX\Screenshots\2018-10\EXCEL_2018-10-18_13-0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yan2\Documents\ShareX\Screenshots\2018-10\EXCEL_2018-10-18_13-05-1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645555"/>
                    </a:xfrm>
                    <a:prstGeom prst="rect">
                      <a:avLst/>
                    </a:prstGeom>
                    <a:noFill/>
                    <a:ln>
                      <a:noFill/>
                    </a:ln>
                  </pic:spPr>
                </pic:pic>
              </a:graphicData>
            </a:graphic>
          </wp:inline>
        </w:drawing>
      </w:r>
    </w:p>
    <w:p w14:paraId="2C5A71ED" w14:textId="4DB90EB4" w:rsidR="00F10C56" w:rsidRDefault="00F10C56" w:rsidP="00FE5225"/>
    <w:p w14:paraId="24D1671E" w14:textId="0C72C5C2" w:rsidR="00F10C56" w:rsidRDefault="003803EF" w:rsidP="00FE5225">
      <w:r>
        <w:rPr>
          <w:noProof/>
        </w:rPr>
        <w:drawing>
          <wp:inline distT="0" distB="0" distL="0" distR="0" wp14:anchorId="234325ED" wp14:editId="33E5A835">
            <wp:extent cx="5732780" cy="1987550"/>
            <wp:effectExtent l="0" t="0" r="1270" b="0"/>
            <wp:docPr id="89" name="Picture 89" descr="C:\Users\Ryan2\Documents\ShareX\Screenshots\2018-10\EXCEL_2018-10-18_13-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2\Documents\ShareX\Screenshots\2018-10\EXCEL_2018-10-18_13-06-1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2780" cy="1987550"/>
                    </a:xfrm>
                    <a:prstGeom prst="rect">
                      <a:avLst/>
                    </a:prstGeom>
                    <a:noFill/>
                    <a:ln>
                      <a:noFill/>
                    </a:ln>
                  </pic:spPr>
                </pic:pic>
              </a:graphicData>
            </a:graphic>
          </wp:inline>
        </w:drawing>
      </w:r>
    </w:p>
    <w:p w14:paraId="1DB2FCFD" w14:textId="77777777" w:rsidR="00F55934" w:rsidRDefault="00F55934" w:rsidP="003803EF">
      <w:pPr>
        <w:ind w:left="0"/>
      </w:pPr>
    </w:p>
    <w:p w14:paraId="53DA74AA" w14:textId="5B0E7BA0" w:rsidR="002D080F" w:rsidRDefault="002D080F">
      <w:pPr>
        <w:spacing w:after="240" w:line="252" w:lineRule="auto"/>
        <w:ind w:left="0" w:right="0"/>
      </w:pPr>
      <w:r>
        <w:br w:type="page"/>
      </w:r>
    </w:p>
    <w:p w14:paraId="004F2E7F" w14:textId="19512A9A" w:rsidR="00316BEF" w:rsidRDefault="00316BEF" w:rsidP="00E31B33">
      <w:pPr>
        <w:pStyle w:val="Heading3"/>
      </w:pPr>
      <w:bookmarkStart w:id="892" w:name="_Toc527711505"/>
      <w:r>
        <w:lastRenderedPageBreak/>
        <w:t>ANDREWS LOG SHEETS</w:t>
      </w:r>
      <w:bookmarkEnd w:id="892"/>
    </w:p>
    <w:p w14:paraId="59DC1017" w14:textId="77777777" w:rsidR="005332D6" w:rsidRPr="005332D6" w:rsidRDefault="005332D6" w:rsidP="005332D6"/>
    <w:p w14:paraId="4D6A8E19" w14:textId="7EE2C19A" w:rsidR="005332D6" w:rsidRDefault="005332D6" w:rsidP="005332D6">
      <w:r w:rsidRPr="005332D6">
        <w:rPr>
          <w:noProof/>
        </w:rPr>
        <w:drawing>
          <wp:inline distT="0" distB="0" distL="0" distR="0" wp14:anchorId="1FA7869A" wp14:editId="640B1C7F">
            <wp:extent cx="5731510" cy="1273175"/>
            <wp:effectExtent l="0" t="0" r="2540" b="31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273175"/>
                    </a:xfrm>
                    <a:prstGeom prst="rect">
                      <a:avLst/>
                    </a:prstGeom>
                    <a:noFill/>
                    <a:ln>
                      <a:noFill/>
                    </a:ln>
                  </pic:spPr>
                </pic:pic>
              </a:graphicData>
            </a:graphic>
          </wp:inline>
        </w:drawing>
      </w:r>
    </w:p>
    <w:p w14:paraId="4BEDC96A" w14:textId="77777777" w:rsidR="005332D6" w:rsidRPr="005332D6" w:rsidRDefault="005332D6" w:rsidP="005332D6"/>
    <w:p w14:paraId="4C75430A" w14:textId="5E2CA449" w:rsidR="005332D6" w:rsidRDefault="005332D6" w:rsidP="005332D6">
      <w:r w:rsidRPr="005332D6">
        <w:rPr>
          <w:noProof/>
        </w:rPr>
        <w:drawing>
          <wp:inline distT="0" distB="0" distL="0" distR="0" wp14:anchorId="421E031A" wp14:editId="0E09A537">
            <wp:extent cx="5731510" cy="1021080"/>
            <wp:effectExtent l="0" t="0" r="2540" b="762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1021080"/>
                    </a:xfrm>
                    <a:prstGeom prst="rect">
                      <a:avLst/>
                    </a:prstGeom>
                    <a:noFill/>
                    <a:ln>
                      <a:noFill/>
                    </a:ln>
                  </pic:spPr>
                </pic:pic>
              </a:graphicData>
            </a:graphic>
          </wp:inline>
        </w:drawing>
      </w:r>
    </w:p>
    <w:p w14:paraId="27BDA783" w14:textId="31D00829" w:rsidR="005332D6" w:rsidRDefault="005332D6" w:rsidP="005332D6"/>
    <w:p w14:paraId="14D5CFE2" w14:textId="5FA84DFC" w:rsidR="005332D6" w:rsidRDefault="005332D6" w:rsidP="005332D6">
      <w:r w:rsidRPr="005332D6">
        <w:rPr>
          <w:noProof/>
        </w:rPr>
        <w:drawing>
          <wp:inline distT="0" distB="0" distL="0" distR="0" wp14:anchorId="36DA1EB4" wp14:editId="066980DA">
            <wp:extent cx="5731510" cy="126111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261110"/>
                    </a:xfrm>
                    <a:prstGeom prst="rect">
                      <a:avLst/>
                    </a:prstGeom>
                    <a:noFill/>
                    <a:ln>
                      <a:noFill/>
                    </a:ln>
                  </pic:spPr>
                </pic:pic>
              </a:graphicData>
            </a:graphic>
          </wp:inline>
        </w:drawing>
      </w:r>
    </w:p>
    <w:p w14:paraId="0D7F59D6" w14:textId="77777777" w:rsidR="005332D6" w:rsidRPr="005332D6" w:rsidRDefault="005332D6" w:rsidP="005332D6"/>
    <w:p w14:paraId="386E9522" w14:textId="1BB337D6" w:rsidR="005332D6" w:rsidRDefault="005332D6" w:rsidP="005332D6">
      <w:r w:rsidRPr="005332D6">
        <w:rPr>
          <w:noProof/>
        </w:rPr>
        <w:drawing>
          <wp:inline distT="0" distB="0" distL="0" distR="0" wp14:anchorId="725D642C" wp14:editId="48C4E495">
            <wp:extent cx="5731510" cy="145288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1452880"/>
                    </a:xfrm>
                    <a:prstGeom prst="rect">
                      <a:avLst/>
                    </a:prstGeom>
                    <a:noFill/>
                    <a:ln>
                      <a:noFill/>
                    </a:ln>
                  </pic:spPr>
                </pic:pic>
              </a:graphicData>
            </a:graphic>
          </wp:inline>
        </w:drawing>
      </w:r>
    </w:p>
    <w:p w14:paraId="280AA501" w14:textId="3FFE93E3" w:rsidR="005332D6" w:rsidRDefault="005332D6" w:rsidP="005332D6"/>
    <w:p w14:paraId="247C4096" w14:textId="1032E935" w:rsidR="005332D6" w:rsidRDefault="005332D6" w:rsidP="005332D6">
      <w:r w:rsidRPr="005332D6">
        <w:rPr>
          <w:noProof/>
        </w:rPr>
        <w:drawing>
          <wp:inline distT="0" distB="0" distL="0" distR="0" wp14:anchorId="777AF548" wp14:editId="1C3E6983">
            <wp:extent cx="5731510" cy="126492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526F7E01" w14:textId="1A41C95A" w:rsidR="005332D6" w:rsidRDefault="005332D6" w:rsidP="005332D6"/>
    <w:p w14:paraId="68D64521" w14:textId="3D2A45DB" w:rsidR="005332D6" w:rsidRDefault="005332D6" w:rsidP="005332D6">
      <w:r w:rsidRPr="005332D6">
        <w:rPr>
          <w:noProof/>
        </w:rPr>
        <w:lastRenderedPageBreak/>
        <w:drawing>
          <wp:inline distT="0" distB="0" distL="0" distR="0" wp14:anchorId="1EBBBAE3" wp14:editId="2EA3B32B">
            <wp:extent cx="5731510" cy="1141730"/>
            <wp:effectExtent l="0" t="0" r="254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141730"/>
                    </a:xfrm>
                    <a:prstGeom prst="rect">
                      <a:avLst/>
                    </a:prstGeom>
                    <a:noFill/>
                    <a:ln>
                      <a:noFill/>
                    </a:ln>
                  </pic:spPr>
                </pic:pic>
              </a:graphicData>
            </a:graphic>
          </wp:inline>
        </w:drawing>
      </w:r>
    </w:p>
    <w:p w14:paraId="13AFE323" w14:textId="77777777" w:rsidR="005332D6" w:rsidRDefault="005332D6" w:rsidP="005332D6"/>
    <w:p w14:paraId="3983F7C7" w14:textId="75455705" w:rsidR="005332D6" w:rsidRDefault="005332D6" w:rsidP="005332D6">
      <w:r w:rsidRPr="005332D6">
        <w:rPr>
          <w:noProof/>
        </w:rPr>
        <w:drawing>
          <wp:inline distT="0" distB="0" distL="0" distR="0" wp14:anchorId="11227D18" wp14:editId="17C60F64">
            <wp:extent cx="5731510" cy="1367790"/>
            <wp:effectExtent l="0" t="0" r="254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367790"/>
                    </a:xfrm>
                    <a:prstGeom prst="rect">
                      <a:avLst/>
                    </a:prstGeom>
                    <a:noFill/>
                    <a:ln>
                      <a:noFill/>
                    </a:ln>
                  </pic:spPr>
                </pic:pic>
              </a:graphicData>
            </a:graphic>
          </wp:inline>
        </w:drawing>
      </w:r>
    </w:p>
    <w:p w14:paraId="2F45E730" w14:textId="27C2E2DF" w:rsidR="005332D6" w:rsidRDefault="005332D6" w:rsidP="005332D6"/>
    <w:p w14:paraId="7A8654F5" w14:textId="6B93952C" w:rsidR="005332D6" w:rsidRDefault="005332D6" w:rsidP="005332D6">
      <w:r w:rsidRPr="005332D6">
        <w:rPr>
          <w:noProof/>
        </w:rPr>
        <w:drawing>
          <wp:inline distT="0" distB="0" distL="0" distR="0" wp14:anchorId="11FA6A1B" wp14:editId="52E82DD7">
            <wp:extent cx="5731510" cy="189039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890395"/>
                    </a:xfrm>
                    <a:prstGeom prst="rect">
                      <a:avLst/>
                    </a:prstGeom>
                    <a:noFill/>
                    <a:ln>
                      <a:noFill/>
                    </a:ln>
                  </pic:spPr>
                </pic:pic>
              </a:graphicData>
            </a:graphic>
          </wp:inline>
        </w:drawing>
      </w:r>
    </w:p>
    <w:p w14:paraId="36CF4231" w14:textId="77777777" w:rsidR="005332D6" w:rsidRPr="005332D6" w:rsidRDefault="005332D6" w:rsidP="005332D6"/>
    <w:p w14:paraId="39470FA9" w14:textId="11F1E39E" w:rsidR="005332D6" w:rsidRDefault="005332D6" w:rsidP="005332D6">
      <w:r w:rsidRPr="005332D6">
        <w:rPr>
          <w:noProof/>
        </w:rPr>
        <w:drawing>
          <wp:inline distT="0" distB="0" distL="0" distR="0" wp14:anchorId="6F614923" wp14:editId="761EB181">
            <wp:extent cx="5731510" cy="137223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372235"/>
                    </a:xfrm>
                    <a:prstGeom prst="rect">
                      <a:avLst/>
                    </a:prstGeom>
                    <a:noFill/>
                    <a:ln>
                      <a:noFill/>
                    </a:ln>
                  </pic:spPr>
                </pic:pic>
              </a:graphicData>
            </a:graphic>
          </wp:inline>
        </w:drawing>
      </w:r>
    </w:p>
    <w:p w14:paraId="40946595" w14:textId="77777777" w:rsidR="005332D6" w:rsidRPr="005332D6" w:rsidRDefault="005332D6" w:rsidP="005332D6"/>
    <w:p w14:paraId="1AEA8C23" w14:textId="1B49BE65" w:rsidR="005332D6" w:rsidRDefault="005332D6" w:rsidP="005332D6">
      <w:r w:rsidRPr="005332D6">
        <w:rPr>
          <w:noProof/>
        </w:rPr>
        <w:drawing>
          <wp:inline distT="0" distB="0" distL="0" distR="0" wp14:anchorId="3E0C1508" wp14:editId="12E2459E">
            <wp:extent cx="5731510" cy="1323975"/>
            <wp:effectExtent l="0" t="0" r="254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1323975"/>
                    </a:xfrm>
                    <a:prstGeom prst="rect">
                      <a:avLst/>
                    </a:prstGeom>
                    <a:noFill/>
                    <a:ln>
                      <a:noFill/>
                    </a:ln>
                  </pic:spPr>
                </pic:pic>
              </a:graphicData>
            </a:graphic>
          </wp:inline>
        </w:drawing>
      </w:r>
    </w:p>
    <w:p w14:paraId="5EA66A51" w14:textId="77777777" w:rsidR="005332D6" w:rsidRPr="005332D6" w:rsidRDefault="005332D6" w:rsidP="005332D6"/>
    <w:p w14:paraId="3C9020D0" w14:textId="31076212" w:rsidR="003E18F7" w:rsidRDefault="005332D6" w:rsidP="003E18F7">
      <w:r w:rsidRPr="005332D6">
        <w:rPr>
          <w:noProof/>
        </w:rPr>
        <w:lastRenderedPageBreak/>
        <w:drawing>
          <wp:inline distT="0" distB="0" distL="0" distR="0" wp14:anchorId="48CE913A" wp14:editId="1585419C">
            <wp:extent cx="5731510" cy="124269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242695"/>
                    </a:xfrm>
                    <a:prstGeom prst="rect">
                      <a:avLst/>
                    </a:prstGeom>
                    <a:noFill/>
                    <a:ln>
                      <a:noFill/>
                    </a:ln>
                  </pic:spPr>
                </pic:pic>
              </a:graphicData>
            </a:graphic>
          </wp:inline>
        </w:drawing>
      </w:r>
    </w:p>
    <w:p w14:paraId="0FB13A92" w14:textId="77777777" w:rsidR="005332D6" w:rsidRDefault="005332D6" w:rsidP="003E18F7"/>
    <w:p w14:paraId="01794F47" w14:textId="1A01F997" w:rsidR="005332D6" w:rsidRDefault="005332D6" w:rsidP="003E18F7">
      <w:r w:rsidRPr="005332D6">
        <w:rPr>
          <w:noProof/>
        </w:rPr>
        <w:drawing>
          <wp:inline distT="0" distB="0" distL="0" distR="0" wp14:anchorId="30C2359E" wp14:editId="0B75218C">
            <wp:extent cx="5731510" cy="1146175"/>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146175"/>
                    </a:xfrm>
                    <a:prstGeom prst="rect">
                      <a:avLst/>
                    </a:prstGeom>
                    <a:noFill/>
                    <a:ln>
                      <a:noFill/>
                    </a:ln>
                  </pic:spPr>
                </pic:pic>
              </a:graphicData>
            </a:graphic>
          </wp:inline>
        </w:drawing>
      </w:r>
    </w:p>
    <w:p w14:paraId="764CE0CF" w14:textId="77777777" w:rsidR="005332D6" w:rsidRDefault="005332D6" w:rsidP="003E18F7"/>
    <w:p w14:paraId="13456E3A" w14:textId="6295F81F" w:rsidR="00354229" w:rsidRDefault="005332D6" w:rsidP="003E18F7">
      <w:r w:rsidRPr="005332D6">
        <w:rPr>
          <w:noProof/>
        </w:rPr>
        <w:drawing>
          <wp:inline distT="0" distB="0" distL="0" distR="0" wp14:anchorId="30B547CB" wp14:editId="30478642">
            <wp:extent cx="5731510" cy="1655445"/>
            <wp:effectExtent l="0" t="0" r="254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1655445"/>
                    </a:xfrm>
                    <a:prstGeom prst="rect">
                      <a:avLst/>
                    </a:prstGeom>
                    <a:noFill/>
                    <a:ln>
                      <a:noFill/>
                    </a:ln>
                  </pic:spPr>
                </pic:pic>
              </a:graphicData>
            </a:graphic>
          </wp:inline>
        </w:drawing>
      </w:r>
    </w:p>
    <w:p w14:paraId="2FA533D2" w14:textId="77777777" w:rsidR="00354229" w:rsidRPr="003E18F7" w:rsidRDefault="00354229" w:rsidP="003E18F7"/>
    <w:p w14:paraId="7CC7FA29" w14:textId="30A86014" w:rsidR="003972D3" w:rsidRPr="003972D3" w:rsidRDefault="00354229" w:rsidP="003972D3">
      <w:r w:rsidRPr="00354229">
        <w:rPr>
          <w:noProof/>
        </w:rPr>
        <w:drawing>
          <wp:inline distT="0" distB="0" distL="0" distR="0" wp14:anchorId="76CC2B3E" wp14:editId="794CF88B">
            <wp:extent cx="5731510" cy="12915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291590"/>
                    </a:xfrm>
                    <a:prstGeom prst="rect">
                      <a:avLst/>
                    </a:prstGeom>
                    <a:noFill/>
                    <a:ln>
                      <a:noFill/>
                    </a:ln>
                  </pic:spPr>
                </pic:pic>
              </a:graphicData>
            </a:graphic>
          </wp:inline>
        </w:drawing>
      </w:r>
    </w:p>
    <w:sectPr w:rsidR="003972D3" w:rsidRPr="003972D3" w:rsidSect="00C90216">
      <w:pgSz w:w="11906" w:h="16838"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DE476" w14:textId="77777777" w:rsidR="00F06317" w:rsidRDefault="00F06317">
      <w:r>
        <w:separator/>
      </w:r>
    </w:p>
    <w:p w14:paraId="13426759" w14:textId="77777777" w:rsidR="00F06317" w:rsidRDefault="00F06317"/>
  </w:endnote>
  <w:endnote w:type="continuationSeparator" w:id="0">
    <w:p w14:paraId="527AB476" w14:textId="77777777" w:rsidR="00F06317" w:rsidRDefault="00F06317">
      <w:r>
        <w:continuationSeparator/>
      </w:r>
    </w:p>
    <w:p w14:paraId="4869F001" w14:textId="77777777" w:rsidR="00F06317" w:rsidRDefault="00F063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49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table"/>
    </w:tblPr>
    <w:tblGrid>
      <w:gridCol w:w="4654"/>
      <w:gridCol w:w="4655"/>
    </w:tblGrid>
    <w:tr w:rsidR="00700774" w14:paraId="41117626" w14:textId="77777777" w:rsidTr="00192E89">
      <w:trPr>
        <w:trHeight w:val="345"/>
      </w:trPr>
      <w:tc>
        <w:tcPr>
          <w:tcW w:w="2500" w:type="pct"/>
        </w:tcPr>
        <w:p w14:paraId="3DC51B22" w14:textId="3E05A5E9" w:rsidR="00700774" w:rsidRDefault="00700774">
          <w:pPr>
            <w:pStyle w:val="Footer"/>
          </w:pPr>
          <w:r>
            <w:fldChar w:fldCharType="begin"/>
          </w:r>
          <w:r>
            <w:instrText xml:space="preserve"> DATE \@ "d-MMM-yy" </w:instrText>
          </w:r>
          <w:r>
            <w:fldChar w:fldCharType="separate"/>
          </w:r>
          <w:r>
            <w:rPr>
              <w:noProof/>
            </w:rPr>
            <w:t>19-Oct-18</w:t>
          </w:r>
          <w:r>
            <w:fldChar w:fldCharType="end"/>
          </w:r>
        </w:p>
      </w:tc>
      <w:tc>
        <w:tcPr>
          <w:tcW w:w="2500" w:type="pct"/>
        </w:tcPr>
        <w:p w14:paraId="4DAEAC36" w14:textId="77777777" w:rsidR="00700774" w:rsidRDefault="00700774" w:rsidP="00192E89">
          <w:pPr>
            <w:pStyle w:val="Footer"/>
            <w:jc w:val="right"/>
          </w:pPr>
          <w:r>
            <w:fldChar w:fldCharType="begin"/>
          </w:r>
          <w:r>
            <w:instrText xml:space="preserve"> PAGE  \* Arabic </w:instrText>
          </w:r>
          <w:r>
            <w:fldChar w:fldCharType="separate"/>
          </w:r>
          <w:r>
            <w:rPr>
              <w:noProof/>
            </w:rPr>
            <w:t>21</w:t>
          </w:r>
          <w:r>
            <w:fldChar w:fldCharType="end"/>
          </w:r>
        </w:p>
      </w:tc>
    </w:tr>
  </w:tbl>
  <w:p w14:paraId="55EE642C" w14:textId="77777777" w:rsidR="00700774" w:rsidRDefault="007007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607F9" w14:textId="77777777" w:rsidR="00700774" w:rsidRDefault="00700774" w:rsidP="00383BD3">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47717"/>
      <w:docPartObj>
        <w:docPartGallery w:val="Page Numbers (Bottom of Page)"/>
        <w:docPartUnique/>
      </w:docPartObj>
    </w:sdtPr>
    <w:sdtEndPr>
      <w:rPr>
        <w:noProof/>
      </w:rPr>
    </w:sdtEndPr>
    <w:sdtContent>
      <w:p w14:paraId="240BAC96" w14:textId="77777777" w:rsidR="00700774" w:rsidRDefault="00700774">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6EE8B727" w14:textId="77777777" w:rsidR="00700774" w:rsidRDefault="00700774" w:rsidP="00383BD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62B75" w14:textId="77777777" w:rsidR="00F06317" w:rsidRDefault="00F06317">
      <w:r>
        <w:separator/>
      </w:r>
    </w:p>
    <w:p w14:paraId="303E0ADC" w14:textId="77777777" w:rsidR="00F06317" w:rsidRDefault="00F06317"/>
  </w:footnote>
  <w:footnote w:type="continuationSeparator" w:id="0">
    <w:p w14:paraId="6B181B14" w14:textId="77777777" w:rsidR="00F06317" w:rsidRDefault="00F06317">
      <w:r>
        <w:continuationSeparator/>
      </w:r>
    </w:p>
    <w:p w14:paraId="16D3CC13" w14:textId="77777777" w:rsidR="00F06317" w:rsidRDefault="00F063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F00276" w14:textId="16D08C40" w:rsidR="00700774" w:rsidRDefault="00700774" w:rsidP="003316B1">
    <w:pPr>
      <w:pStyle w:val="Header"/>
      <w:jc w:val="center"/>
    </w:pPr>
    <w:r>
      <w:t>CSC3600 Final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B1E67" w14:textId="281D8E7A" w:rsidR="00700774" w:rsidRDefault="00700774" w:rsidP="00192E89">
    <w:pPr>
      <w:pStyle w:val="Subtitle"/>
    </w:pPr>
    <w:sdt>
      <w:sdtPr>
        <w:alias w:val="Version:"/>
        <w:tag w:val="Version:"/>
        <w:id w:val="581108737"/>
        <w:placeholder>
          <w:docPart w:val="417E18E6A1AD1649B1BDDB87150DDF9D"/>
        </w:placeholder>
        <w:temporary/>
        <w:showingPlcHdr/>
        <w15:appearance w15:val="hidden"/>
      </w:sdtPr>
      <w:sdtContent>
        <w:r>
          <w:t>Version</w:t>
        </w:r>
      </w:sdtContent>
    </w:sdt>
    <w:r>
      <w:t xml:space="preserve"> 1.0</w:t>
    </w:r>
  </w:p>
  <w:p w14:paraId="249A5506" w14:textId="1E800A10" w:rsidR="00700774" w:rsidRDefault="00700774" w:rsidP="00192E89">
    <w:pPr>
      <w:pStyle w:val="Subtitle"/>
    </w:pPr>
    <w:r>
      <w:t>19 Oct 18</w:t>
    </w:r>
  </w:p>
  <w:p w14:paraId="4FBC878B" w14:textId="5D5A37E7" w:rsidR="00700774" w:rsidRDefault="00700774" w:rsidP="00383BD3">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590B"/>
    <w:multiLevelType w:val="hybridMultilevel"/>
    <w:tmpl w:val="8E942A2E"/>
    <w:lvl w:ilvl="0" w:tplc="931C1CB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7C7CCF"/>
    <w:multiLevelType w:val="multilevel"/>
    <w:tmpl w:val="C8420F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86203"/>
    <w:multiLevelType w:val="hybridMultilevel"/>
    <w:tmpl w:val="AAB69AAE"/>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3" w15:restartNumberingAfterBreak="0">
    <w:nsid w:val="16131154"/>
    <w:multiLevelType w:val="hybridMultilevel"/>
    <w:tmpl w:val="A4A27BEA"/>
    <w:lvl w:ilvl="0" w:tplc="931C1CB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 w15:restartNumberingAfterBreak="0">
    <w:nsid w:val="1CB32F3C"/>
    <w:multiLevelType w:val="multilevel"/>
    <w:tmpl w:val="90DE14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4C7941"/>
    <w:multiLevelType w:val="hybridMultilevel"/>
    <w:tmpl w:val="0C241EB6"/>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7" w15:restartNumberingAfterBreak="0">
    <w:nsid w:val="382A6DA4"/>
    <w:multiLevelType w:val="hybridMultilevel"/>
    <w:tmpl w:val="F1864C28"/>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90C4942"/>
    <w:multiLevelType w:val="multilevel"/>
    <w:tmpl w:val="63BEE1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B06EAC"/>
    <w:multiLevelType w:val="hybridMultilevel"/>
    <w:tmpl w:val="F70653D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10" w15:restartNumberingAfterBreak="0">
    <w:nsid w:val="46F97CC4"/>
    <w:multiLevelType w:val="hybridMultilevel"/>
    <w:tmpl w:val="695C631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1" w15:restartNumberingAfterBreak="0">
    <w:nsid w:val="4E7658DD"/>
    <w:multiLevelType w:val="hybridMultilevel"/>
    <w:tmpl w:val="C41E6E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1D47BBB"/>
    <w:multiLevelType w:val="hybridMultilevel"/>
    <w:tmpl w:val="0492B052"/>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4A050C5"/>
    <w:multiLevelType w:val="hybridMultilevel"/>
    <w:tmpl w:val="DCC62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7077D80"/>
    <w:multiLevelType w:val="hybridMultilevel"/>
    <w:tmpl w:val="B420DE9A"/>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5" w15:restartNumberingAfterBreak="0">
    <w:nsid w:val="582E274C"/>
    <w:multiLevelType w:val="hybridMultilevel"/>
    <w:tmpl w:val="AD3A3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BAD3864"/>
    <w:multiLevelType w:val="multilevel"/>
    <w:tmpl w:val="0D84DD9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D361AF"/>
    <w:multiLevelType w:val="hybridMultilevel"/>
    <w:tmpl w:val="7D6616C2"/>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8" w15:restartNumberingAfterBreak="0">
    <w:nsid w:val="6B752D7C"/>
    <w:multiLevelType w:val="hybridMultilevel"/>
    <w:tmpl w:val="302A3E1A"/>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C65EA"/>
    <w:multiLevelType w:val="hybridMultilevel"/>
    <w:tmpl w:val="2BA84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8FD5078"/>
    <w:multiLevelType w:val="multilevel"/>
    <w:tmpl w:val="9D1A8B9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B776E7"/>
    <w:multiLevelType w:val="hybridMultilevel"/>
    <w:tmpl w:val="B5EA84F4"/>
    <w:lvl w:ilvl="0" w:tplc="0C090001">
      <w:start w:val="1"/>
      <w:numFmt w:val="bullet"/>
      <w:lvlText w:val=""/>
      <w:lvlJc w:val="left"/>
      <w:pPr>
        <w:ind w:left="792" w:hanging="360"/>
      </w:pPr>
      <w:rPr>
        <w:rFonts w:ascii="Symbol" w:hAnsi="Symbol"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22" w15:restartNumberingAfterBreak="0">
    <w:nsid w:val="7F745754"/>
    <w:multiLevelType w:val="multilevel"/>
    <w:tmpl w:val="F5A42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7577D"/>
    <w:multiLevelType w:val="multilevel"/>
    <w:tmpl w:val="34E81A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15D12"/>
    <w:multiLevelType w:val="hybridMultilevel"/>
    <w:tmpl w:val="88D00D54"/>
    <w:lvl w:ilvl="0" w:tplc="931C1CBC">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1"/>
  </w:num>
  <w:num w:numId="4">
    <w:abstractNumId w:val="15"/>
  </w:num>
  <w:num w:numId="5">
    <w:abstractNumId w:val="22"/>
  </w:num>
  <w:num w:numId="6">
    <w:abstractNumId w:val="4"/>
  </w:num>
  <w:num w:numId="7">
    <w:abstractNumId w:val="1"/>
    <w:lvlOverride w:ilvl="0">
      <w:lvl w:ilvl="0">
        <w:numFmt w:val="decimal"/>
        <w:lvlText w:val="%1."/>
        <w:lvlJc w:val="left"/>
      </w:lvl>
    </w:lvlOverride>
  </w:num>
  <w:num w:numId="8">
    <w:abstractNumId w:val="8"/>
    <w:lvlOverride w:ilvl="0">
      <w:lvl w:ilvl="0">
        <w:numFmt w:val="decimal"/>
        <w:lvlText w:val="%1."/>
        <w:lvlJc w:val="left"/>
      </w:lvl>
    </w:lvlOverride>
  </w:num>
  <w:num w:numId="9">
    <w:abstractNumId w:val="2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3"/>
  </w:num>
  <w:num w:numId="13">
    <w:abstractNumId w:val="18"/>
  </w:num>
  <w:num w:numId="14">
    <w:abstractNumId w:val="24"/>
  </w:num>
  <w:num w:numId="15">
    <w:abstractNumId w:val="12"/>
  </w:num>
  <w:num w:numId="16">
    <w:abstractNumId w:val="7"/>
  </w:num>
  <w:num w:numId="17">
    <w:abstractNumId w:val="0"/>
  </w:num>
  <w:num w:numId="18">
    <w:abstractNumId w:val="14"/>
  </w:num>
  <w:num w:numId="19">
    <w:abstractNumId w:val="17"/>
  </w:num>
  <w:num w:numId="20">
    <w:abstractNumId w:val="10"/>
  </w:num>
  <w:num w:numId="21">
    <w:abstractNumId w:val="9"/>
  </w:num>
  <w:num w:numId="22">
    <w:abstractNumId w:val="6"/>
  </w:num>
  <w:num w:numId="23">
    <w:abstractNumId w:val="13"/>
  </w:num>
  <w:num w:numId="24">
    <w:abstractNumId w:val="21"/>
  </w:num>
  <w:num w:numId="25">
    <w:abstractNumId w:val="2"/>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G">
    <w15:presenceInfo w15:providerId="Windows Live" w15:userId="5043734c9c7cb9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BD3"/>
    <w:rsid w:val="000008B3"/>
    <w:rsid w:val="00005EF4"/>
    <w:rsid w:val="00010C22"/>
    <w:rsid w:val="00011415"/>
    <w:rsid w:val="00011758"/>
    <w:rsid w:val="0001281F"/>
    <w:rsid w:val="000136AC"/>
    <w:rsid w:val="00024444"/>
    <w:rsid w:val="000259CC"/>
    <w:rsid w:val="00027215"/>
    <w:rsid w:val="00027F85"/>
    <w:rsid w:val="00042528"/>
    <w:rsid w:val="00042A18"/>
    <w:rsid w:val="00046487"/>
    <w:rsid w:val="00052111"/>
    <w:rsid w:val="000531DA"/>
    <w:rsid w:val="00056F64"/>
    <w:rsid w:val="00057461"/>
    <w:rsid w:val="00066499"/>
    <w:rsid w:val="00067E02"/>
    <w:rsid w:val="000722CE"/>
    <w:rsid w:val="00082CDF"/>
    <w:rsid w:val="000833DC"/>
    <w:rsid w:val="00083C48"/>
    <w:rsid w:val="000A274C"/>
    <w:rsid w:val="000A29CF"/>
    <w:rsid w:val="000A667E"/>
    <w:rsid w:val="000B3338"/>
    <w:rsid w:val="000B41C0"/>
    <w:rsid w:val="000B7567"/>
    <w:rsid w:val="000C008F"/>
    <w:rsid w:val="000E370C"/>
    <w:rsid w:val="000E6876"/>
    <w:rsid w:val="0010206E"/>
    <w:rsid w:val="00103997"/>
    <w:rsid w:val="00107CB6"/>
    <w:rsid w:val="00111FB5"/>
    <w:rsid w:val="001149B2"/>
    <w:rsid w:val="00116B3C"/>
    <w:rsid w:val="001268D7"/>
    <w:rsid w:val="0013333F"/>
    <w:rsid w:val="00133DF4"/>
    <w:rsid w:val="00134136"/>
    <w:rsid w:val="00136344"/>
    <w:rsid w:val="00150504"/>
    <w:rsid w:val="00150701"/>
    <w:rsid w:val="00150E75"/>
    <w:rsid w:val="00153539"/>
    <w:rsid w:val="00154B81"/>
    <w:rsid w:val="001579CF"/>
    <w:rsid w:val="001659B1"/>
    <w:rsid w:val="001719DB"/>
    <w:rsid w:val="0017381A"/>
    <w:rsid w:val="00176893"/>
    <w:rsid w:val="00176E9F"/>
    <w:rsid w:val="00181831"/>
    <w:rsid w:val="00183FCE"/>
    <w:rsid w:val="001842C8"/>
    <w:rsid w:val="001849C2"/>
    <w:rsid w:val="00192E89"/>
    <w:rsid w:val="00193898"/>
    <w:rsid w:val="00193ADB"/>
    <w:rsid w:val="00193FD2"/>
    <w:rsid w:val="00194B5C"/>
    <w:rsid w:val="001978D1"/>
    <w:rsid w:val="001A1A5B"/>
    <w:rsid w:val="001A1E3E"/>
    <w:rsid w:val="001A324C"/>
    <w:rsid w:val="001A376C"/>
    <w:rsid w:val="001A7981"/>
    <w:rsid w:val="001B2094"/>
    <w:rsid w:val="001B538F"/>
    <w:rsid w:val="001B55BF"/>
    <w:rsid w:val="001B7748"/>
    <w:rsid w:val="001C1880"/>
    <w:rsid w:val="001C31A5"/>
    <w:rsid w:val="001C4FC7"/>
    <w:rsid w:val="001C7909"/>
    <w:rsid w:val="001D4459"/>
    <w:rsid w:val="001D75F7"/>
    <w:rsid w:val="001D7CD7"/>
    <w:rsid w:val="001E05E7"/>
    <w:rsid w:val="001E34E7"/>
    <w:rsid w:val="001E3E0A"/>
    <w:rsid w:val="001E7B24"/>
    <w:rsid w:val="001F1512"/>
    <w:rsid w:val="00201A87"/>
    <w:rsid w:val="002142A6"/>
    <w:rsid w:val="0021478B"/>
    <w:rsid w:val="00216C1C"/>
    <w:rsid w:val="00225518"/>
    <w:rsid w:val="002308F4"/>
    <w:rsid w:val="0023178F"/>
    <w:rsid w:val="00231987"/>
    <w:rsid w:val="002334E4"/>
    <w:rsid w:val="00233900"/>
    <w:rsid w:val="00240D23"/>
    <w:rsid w:val="00242D4B"/>
    <w:rsid w:val="0024435F"/>
    <w:rsid w:val="0025262E"/>
    <w:rsid w:val="00256259"/>
    <w:rsid w:val="00260D66"/>
    <w:rsid w:val="002620E7"/>
    <w:rsid w:val="0028259E"/>
    <w:rsid w:val="00283FE2"/>
    <w:rsid w:val="0028582D"/>
    <w:rsid w:val="0029074E"/>
    <w:rsid w:val="002943B5"/>
    <w:rsid w:val="00296E25"/>
    <w:rsid w:val="002A3BF5"/>
    <w:rsid w:val="002A44CB"/>
    <w:rsid w:val="002B21AE"/>
    <w:rsid w:val="002B24D1"/>
    <w:rsid w:val="002B2A59"/>
    <w:rsid w:val="002B6DDC"/>
    <w:rsid w:val="002D065A"/>
    <w:rsid w:val="002D080F"/>
    <w:rsid w:val="002E4854"/>
    <w:rsid w:val="002E4A2C"/>
    <w:rsid w:val="002F4911"/>
    <w:rsid w:val="00302F9E"/>
    <w:rsid w:val="003115B5"/>
    <w:rsid w:val="00311CF2"/>
    <w:rsid w:val="00312DD5"/>
    <w:rsid w:val="00313753"/>
    <w:rsid w:val="00316BEF"/>
    <w:rsid w:val="00324AFC"/>
    <w:rsid w:val="00327E5E"/>
    <w:rsid w:val="003316B1"/>
    <w:rsid w:val="0033593E"/>
    <w:rsid w:val="00335EA0"/>
    <w:rsid w:val="00340953"/>
    <w:rsid w:val="00352DB4"/>
    <w:rsid w:val="00353310"/>
    <w:rsid w:val="00354229"/>
    <w:rsid w:val="00354B5B"/>
    <w:rsid w:val="00362786"/>
    <w:rsid w:val="00362A69"/>
    <w:rsid w:val="00364DD9"/>
    <w:rsid w:val="003803EF"/>
    <w:rsid w:val="00382CB9"/>
    <w:rsid w:val="00383BD3"/>
    <w:rsid w:val="003857ED"/>
    <w:rsid w:val="003878E3"/>
    <w:rsid w:val="003903E9"/>
    <w:rsid w:val="00391350"/>
    <w:rsid w:val="003972D3"/>
    <w:rsid w:val="003A2E9F"/>
    <w:rsid w:val="003A3535"/>
    <w:rsid w:val="003A4FF2"/>
    <w:rsid w:val="003A51DA"/>
    <w:rsid w:val="003B4607"/>
    <w:rsid w:val="003B4617"/>
    <w:rsid w:val="003C31BC"/>
    <w:rsid w:val="003C3ADE"/>
    <w:rsid w:val="003C79EE"/>
    <w:rsid w:val="003D414F"/>
    <w:rsid w:val="003D5DBE"/>
    <w:rsid w:val="003E18F7"/>
    <w:rsid w:val="003E65FD"/>
    <w:rsid w:val="003F221D"/>
    <w:rsid w:val="003F38C6"/>
    <w:rsid w:val="00401FF6"/>
    <w:rsid w:val="00410667"/>
    <w:rsid w:val="004130FC"/>
    <w:rsid w:val="00415B73"/>
    <w:rsid w:val="00433ADA"/>
    <w:rsid w:val="0044095D"/>
    <w:rsid w:val="0044145F"/>
    <w:rsid w:val="0044780C"/>
    <w:rsid w:val="0045051D"/>
    <w:rsid w:val="004534A5"/>
    <w:rsid w:val="004539AC"/>
    <w:rsid w:val="00455456"/>
    <w:rsid w:val="004566FA"/>
    <w:rsid w:val="00457AF1"/>
    <w:rsid w:val="004635DF"/>
    <w:rsid w:val="00464EBB"/>
    <w:rsid w:val="004725E4"/>
    <w:rsid w:val="00472E47"/>
    <w:rsid w:val="004732BF"/>
    <w:rsid w:val="00476EC5"/>
    <w:rsid w:val="00490C79"/>
    <w:rsid w:val="00495232"/>
    <w:rsid w:val="004A11CE"/>
    <w:rsid w:val="004A1A1D"/>
    <w:rsid w:val="004A1B61"/>
    <w:rsid w:val="004A4EC4"/>
    <w:rsid w:val="004A5A9A"/>
    <w:rsid w:val="004B0229"/>
    <w:rsid w:val="004B0D09"/>
    <w:rsid w:val="004B5052"/>
    <w:rsid w:val="004B6BFA"/>
    <w:rsid w:val="004C08C8"/>
    <w:rsid w:val="004C4708"/>
    <w:rsid w:val="004C47EE"/>
    <w:rsid w:val="004C69C6"/>
    <w:rsid w:val="004D19CD"/>
    <w:rsid w:val="004D1BDC"/>
    <w:rsid w:val="004E1AAA"/>
    <w:rsid w:val="004E3B3E"/>
    <w:rsid w:val="004E6A63"/>
    <w:rsid w:val="004F0725"/>
    <w:rsid w:val="004F32CC"/>
    <w:rsid w:val="004F37D0"/>
    <w:rsid w:val="004F57C7"/>
    <w:rsid w:val="004F7819"/>
    <w:rsid w:val="005115A8"/>
    <w:rsid w:val="00511998"/>
    <w:rsid w:val="005136A3"/>
    <w:rsid w:val="005158D4"/>
    <w:rsid w:val="005202EC"/>
    <w:rsid w:val="00522B82"/>
    <w:rsid w:val="0052589D"/>
    <w:rsid w:val="00526C51"/>
    <w:rsid w:val="00527516"/>
    <w:rsid w:val="0053003A"/>
    <w:rsid w:val="005303D0"/>
    <w:rsid w:val="0053172B"/>
    <w:rsid w:val="005331CA"/>
    <w:rsid w:val="005332D6"/>
    <w:rsid w:val="005333EF"/>
    <w:rsid w:val="005418B6"/>
    <w:rsid w:val="00545344"/>
    <w:rsid w:val="005504AE"/>
    <w:rsid w:val="00550D4A"/>
    <w:rsid w:val="0055266F"/>
    <w:rsid w:val="0055676A"/>
    <w:rsid w:val="005627A9"/>
    <w:rsid w:val="0056583D"/>
    <w:rsid w:val="00570F2E"/>
    <w:rsid w:val="00574749"/>
    <w:rsid w:val="005806DA"/>
    <w:rsid w:val="00582422"/>
    <w:rsid w:val="005910A3"/>
    <w:rsid w:val="00593878"/>
    <w:rsid w:val="005963CE"/>
    <w:rsid w:val="005A048B"/>
    <w:rsid w:val="005A459D"/>
    <w:rsid w:val="005A674A"/>
    <w:rsid w:val="005B2124"/>
    <w:rsid w:val="005B3333"/>
    <w:rsid w:val="005C5928"/>
    <w:rsid w:val="005D2990"/>
    <w:rsid w:val="005D5AB3"/>
    <w:rsid w:val="005D7171"/>
    <w:rsid w:val="005E2EAE"/>
    <w:rsid w:val="005E5860"/>
    <w:rsid w:val="005F01BC"/>
    <w:rsid w:val="005F79F5"/>
    <w:rsid w:val="00600376"/>
    <w:rsid w:val="00604446"/>
    <w:rsid w:val="006072EE"/>
    <w:rsid w:val="00607420"/>
    <w:rsid w:val="00607F09"/>
    <w:rsid w:val="006133D6"/>
    <w:rsid w:val="0061474F"/>
    <w:rsid w:val="00630CD4"/>
    <w:rsid w:val="00640545"/>
    <w:rsid w:val="006423AE"/>
    <w:rsid w:val="00642425"/>
    <w:rsid w:val="0064338C"/>
    <w:rsid w:val="00647743"/>
    <w:rsid w:val="00653761"/>
    <w:rsid w:val="00657854"/>
    <w:rsid w:val="00660B21"/>
    <w:rsid w:val="00664AE7"/>
    <w:rsid w:val="00666121"/>
    <w:rsid w:val="00666EB7"/>
    <w:rsid w:val="00670E0D"/>
    <w:rsid w:val="00674A5C"/>
    <w:rsid w:val="006754D0"/>
    <w:rsid w:val="00676807"/>
    <w:rsid w:val="006831B5"/>
    <w:rsid w:val="00684814"/>
    <w:rsid w:val="00685E6B"/>
    <w:rsid w:val="006904E3"/>
    <w:rsid w:val="00692E5A"/>
    <w:rsid w:val="00692E67"/>
    <w:rsid w:val="00696061"/>
    <w:rsid w:val="006976ED"/>
    <w:rsid w:val="006A3320"/>
    <w:rsid w:val="006A4978"/>
    <w:rsid w:val="006B2DB9"/>
    <w:rsid w:val="006B40B5"/>
    <w:rsid w:val="006B54BE"/>
    <w:rsid w:val="006B71C5"/>
    <w:rsid w:val="006B7ECD"/>
    <w:rsid w:val="006C098D"/>
    <w:rsid w:val="006C31C1"/>
    <w:rsid w:val="006C3C49"/>
    <w:rsid w:val="006C54BA"/>
    <w:rsid w:val="006D13FF"/>
    <w:rsid w:val="006D474F"/>
    <w:rsid w:val="006E11F0"/>
    <w:rsid w:val="006E55B2"/>
    <w:rsid w:val="006F4581"/>
    <w:rsid w:val="00700074"/>
    <w:rsid w:val="007006ED"/>
    <w:rsid w:val="00700774"/>
    <w:rsid w:val="00701E2F"/>
    <w:rsid w:val="00703DEB"/>
    <w:rsid w:val="00704C78"/>
    <w:rsid w:val="00706F09"/>
    <w:rsid w:val="00714CE5"/>
    <w:rsid w:val="00715100"/>
    <w:rsid w:val="00717ED2"/>
    <w:rsid w:val="00723C46"/>
    <w:rsid w:val="00727073"/>
    <w:rsid w:val="007345A3"/>
    <w:rsid w:val="00736E05"/>
    <w:rsid w:val="007409B8"/>
    <w:rsid w:val="0074176A"/>
    <w:rsid w:val="00744BD6"/>
    <w:rsid w:val="00744E2B"/>
    <w:rsid w:val="0074520F"/>
    <w:rsid w:val="00745769"/>
    <w:rsid w:val="00747582"/>
    <w:rsid w:val="0074771B"/>
    <w:rsid w:val="00750D2F"/>
    <w:rsid w:val="007525C9"/>
    <w:rsid w:val="00756308"/>
    <w:rsid w:val="00757F54"/>
    <w:rsid w:val="0076268D"/>
    <w:rsid w:val="00765F6A"/>
    <w:rsid w:val="007669D4"/>
    <w:rsid w:val="00770CD5"/>
    <w:rsid w:val="00772EBE"/>
    <w:rsid w:val="007730A3"/>
    <w:rsid w:val="00774CF7"/>
    <w:rsid w:val="007759DA"/>
    <w:rsid w:val="00775BD2"/>
    <w:rsid w:val="007766C6"/>
    <w:rsid w:val="0077724E"/>
    <w:rsid w:val="00777DDC"/>
    <w:rsid w:val="00783ACC"/>
    <w:rsid w:val="00795911"/>
    <w:rsid w:val="007A35B8"/>
    <w:rsid w:val="007A7641"/>
    <w:rsid w:val="007B181B"/>
    <w:rsid w:val="007B3212"/>
    <w:rsid w:val="007B574E"/>
    <w:rsid w:val="007B5AF2"/>
    <w:rsid w:val="007D0855"/>
    <w:rsid w:val="007D0D84"/>
    <w:rsid w:val="007D2A9D"/>
    <w:rsid w:val="007D3529"/>
    <w:rsid w:val="007D64D8"/>
    <w:rsid w:val="007E17A2"/>
    <w:rsid w:val="007E34C5"/>
    <w:rsid w:val="007E7C0B"/>
    <w:rsid w:val="007F1D57"/>
    <w:rsid w:val="007F6F1C"/>
    <w:rsid w:val="007F7D75"/>
    <w:rsid w:val="007F7E8C"/>
    <w:rsid w:val="008047BD"/>
    <w:rsid w:val="00811B34"/>
    <w:rsid w:val="008219BC"/>
    <w:rsid w:val="00822A8D"/>
    <w:rsid w:val="0082723F"/>
    <w:rsid w:val="00831731"/>
    <w:rsid w:val="00840B08"/>
    <w:rsid w:val="0084326C"/>
    <w:rsid w:val="00844F3C"/>
    <w:rsid w:val="00847785"/>
    <w:rsid w:val="00850A3E"/>
    <w:rsid w:val="00852D79"/>
    <w:rsid w:val="00852FE0"/>
    <w:rsid w:val="00853F4E"/>
    <w:rsid w:val="00853FDB"/>
    <w:rsid w:val="008563A2"/>
    <w:rsid w:val="00856794"/>
    <w:rsid w:val="00857D17"/>
    <w:rsid w:val="0086637B"/>
    <w:rsid w:val="00870207"/>
    <w:rsid w:val="00870B5D"/>
    <w:rsid w:val="00874542"/>
    <w:rsid w:val="00880C14"/>
    <w:rsid w:val="00884123"/>
    <w:rsid w:val="00886A25"/>
    <w:rsid w:val="00887C5E"/>
    <w:rsid w:val="00891DA8"/>
    <w:rsid w:val="008940FD"/>
    <w:rsid w:val="008A057C"/>
    <w:rsid w:val="008A5793"/>
    <w:rsid w:val="008B0EF4"/>
    <w:rsid w:val="008B298B"/>
    <w:rsid w:val="008B3704"/>
    <w:rsid w:val="008B39B6"/>
    <w:rsid w:val="008B3FCB"/>
    <w:rsid w:val="008B5043"/>
    <w:rsid w:val="008B6595"/>
    <w:rsid w:val="008D00B5"/>
    <w:rsid w:val="008D2A29"/>
    <w:rsid w:val="008D335E"/>
    <w:rsid w:val="008E6401"/>
    <w:rsid w:val="008F6FE4"/>
    <w:rsid w:val="00901B20"/>
    <w:rsid w:val="00903FFD"/>
    <w:rsid w:val="00904C75"/>
    <w:rsid w:val="0090520C"/>
    <w:rsid w:val="00907CBB"/>
    <w:rsid w:val="00910D03"/>
    <w:rsid w:val="00913AE4"/>
    <w:rsid w:val="0091486F"/>
    <w:rsid w:val="00915A4F"/>
    <w:rsid w:val="009240C0"/>
    <w:rsid w:val="00926DC2"/>
    <w:rsid w:val="00926F30"/>
    <w:rsid w:val="009355E7"/>
    <w:rsid w:val="00947C0E"/>
    <w:rsid w:val="0095422A"/>
    <w:rsid w:val="00956ED0"/>
    <w:rsid w:val="009641F3"/>
    <w:rsid w:val="00972A6F"/>
    <w:rsid w:val="009732A3"/>
    <w:rsid w:val="00976A9B"/>
    <w:rsid w:val="00976DE0"/>
    <w:rsid w:val="00982727"/>
    <w:rsid w:val="0099384F"/>
    <w:rsid w:val="009946CF"/>
    <w:rsid w:val="0099588B"/>
    <w:rsid w:val="009A32A1"/>
    <w:rsid w:val="009A34C2"/>
    <w:rsid w:val="009B039E"/>
    <w:rsid w:val="009B2674"/>
    <w:rsid w:val="009C22B7"/>
    <w:rsid w:val="009C6B74"/>
    <w:rsid w:val="009C777F"/>
    <w:rsid w:val="009D17A8"/>
    <w:rsid w:val="009D303C"/>
    <w:rsid w:val="009D7429"/>
    <w:rsid w:val="009D74DA"/>
    <w:rsid w:val="009D760F"/>
    <w:rsid w:val="009E68EA"/>
    <w:rsid w:val="009F1371"/>
    <w:rsid w:val="009F3528"/>
    <w:rsid w:val="009F5721"/>
    <w:rsid w:val="009F70CE"/>
    <w:rsid w:val="00A02016"/>
    <w:rsid w:val="00A023E3"/>
    <w:rsid w:val="00A06F88"/>
    <w:rsid w:val="00A10887"/>
    <w:rsid w:val="00A16072"/>
    <w:rsid w:val="00A16746"/>
    <w:rsid w:val="00A16A78"/>
    <w:rsid w:val="00A2050A"/>
    <w:rsid w:val="00A21526"/>
    <w:rsid w:val="00A3550B"/>
    <w:rsid w:val="00A4141E"/>
    <w:rsid w:val="00A53F3F"/>
    <w:rsid w:val="00A63FDA"/>
    <w:rsid w:val="00A658C8"/>
    <w:rsid w:val="00A70118"/>
    <w:rsid w:val="00A72CC5"/>
    <w:rsid w:val="00A72E72"/>
    <w:rsid w:val="00A73058"/>
    <w:rsid w:val="00A80CE0"/>
    <w:rsid w:val="00A81C77"/>
    <w:rsid w:val="00A82726"/>
    <w:rsid w:val="00A85BFE"/>
    <w:rsid w:val="00A87565"/>
    <w:rsid w:val="00A900DA"/>
    <w:rsid w:val="00A91638"/>
    <w:rsid w:val="00A91D8A"/>
    <w:rsid w:val="00A944F2"/>
    <w:rsid w:val="00A97170"/>
    <w:rsid w:val="00AA0BA7"/>
    <w:rsid w:val="00AA166F"/>
    <w:rsid w:val="00AA1CCC"/>
    <w:rsid w:val="00AA3123"/>
    <w:rsid w:val="00AA69F0"/>
    <w:rsid w:val="00AB00A7"/>
    <w:rsid w:val="00AB4D00"/>
    <w:rsid w:val="00AC66D4"/>
    <w:rsid w:val="00AD796D"/>
    <w:rsid w:val="00AF0570"/>
    <w:rsid w:val="00AF0D24"/>
    <w:rsid w:val="00AF14B9"/>
    <w:rsid w:val="00B03B07"/>
    <w:rsid w:val="00B06DDB"/>
    <w:rsid w:val="00B10F47"/>
    <w:rsid w:val="00B11362"/>
    <w:rsid w:val="00B1550D"/>
    <w:rsid w:val="00B1725C"/>
    <w:rsid w:val="00B17E3C"/>
    <w:rsid w:val="00B22E2F"/>
    <w:rsid w:val="00B37C34"/>
    <w:rsid w:val="00B46877"/>
    <w:rsid w:val="00B46932"/>
    <w:rsid w:val="00B52A63"/>
    <w:rsid w:val="00B5575B"/>
    <w:rsid w:val="00B559EC"/>
    <w:rsid w:val="00B55F12"/>
    <w:rsid w:val="00B6376A"/>
    <w:rsid w:val="00B642E1"/>
    <w:rsid w:val="00B6518F"/>
    <w:rsid w:val="00B65A01"/>
    <w:rsid w:val="00B73147"/>
    <w:rsid w:val="00B75D62"/>
    <w:rsid w:val="00B77078"/>
    <w:rsid w:val="00B821FA"/>
    <w:rsid w:val="00B82A04"/>
    <w:rsid w:val="00B86674"/>
    <w:rsid w:val="00B87079"/>
    <w:rsid w:val="00B9418D"/>
    <w:rsid w:val="00BB3464"/>
    <w:rsid w:val="00BC17D5"/>
    <w:rsid w:val="00BC3748"/>
    <w:rsid w:val="00BC3FD5"/>
    <w:rsid w:val="00BC4C59"/>
    <w:rsid w:val="00BC6E85"/>
    <w:rsid w:val="00BD03ED"/>
    <w:rsid w:val="00BD0831"/>
    <w:rsid w:val="00BD196E"/>
    <w:rsid w:val="00BE52B7"/>
    <w:rsid w:val="00BE7B4E"/>
    <w:rsid w:val="00BF1A55"/>
    <w:rsid w:val="00C02E15"/>
    <w:rsid w:val="00C04479"/>
    <w:rsid w:val="00C04CBF"/>
    <w:rsid w:val="00C06065"/>
    <w:rsid w:val="00C0777C"/>
    <w:rsid w:val="00C142C2"/>
    <w:rsid w:val="00C1676F"/>
    <w:rsid w:val="00C23C49"/>
    <w:rsid w:val="00C24952"/>
    <w:rsid w:val="00C25B3E"/>
    <w:rsid w:val="00C338D8"/>
    <w:rsid w:val="00C37462"/>
    <w:rsid w:val="00C41938"/>
    <w:rsid w:val="00C41CC0"/>
    <w:rsid w:val="00C421E0"/>
    <w:rsid w:val="00C44D9D"/>
    <w:rsid w:val="00C463C5"/>
    <w:rsid w:val="00C5115D"/>
    <w:rsid w:val="00C569A3"/>
    <w:rsid w:val="00C61B80"/>
    <w:rsid w:val="00C64B77"/>
    <w:rsid w:val="00C64C95"/>
    <w:rsid w:val="00C65266"/>
    <w:rsid w:val="00C653C0"/>
    <w:rsid w:val="00C666A0"/>
    <w:rsid w:val="00C71790"/>
    <w:rsid w:val="00C7434C"/>
    <w:rsid w:val="00C7694D"/>
    <w:rsid w:val="00C80CAC"/>
    <w:rsid w:val="00C82278"/>
    <w:rsid w:val="00C822E4"/>
    <w:rsid w:val="00C85ED1"/>
    <w:rsid w:val="00C87FF1"/>
    <w:rsid w:val="00C90216"/>
    <w:rsid w:val="00C9097A"/>
    <w:rsid w:val="00C9581B"/>
    <w:rsid w:val="00CA25FD"/>
    <w:rsid w:val="00CA6A80"/>
    <w:rsid w:val="00CB0C57"/>
    <w:rsid w:val="00CB1F87"/>
    <w:rsid w:val="00CB2556"/>
    <w:rsid w:val="00CB285F"/>
    <w:rsid w:val="00CB3F02"/>
    <w:rsid w:val="00CB48DD"/>
    <w:rsid w:val="00CB5473"/>
    <w:rsid w:val="00CB54D6"/>
    <w:rsid w:val="00CC277E"/>
    <w:rsid w:val="00CC42CA"/>
    <w:rsid w:val="00CC77D0"/>
    <w:rsid w:val="00CE0B2D"/>
    <w:rsid w:val="00CE2F3F"/>
    <w:rsid w:val="00CE4FC9"/>
    <w:rsid w:val="00CE7DEE"/>
    <w:rsid w:val="00CF3683"/>
    <w:rsid w:val="00CF6145"/>
    <w:rsid w:val="00D12C6A"/>
    <w:rsid w:val="00D2397C"/>
    <w:rsid w:val="00D23F98"/>
    <w:rsid w:val="00D242FF"/>
    <w:rsid w:val="00D308EB"/>
    <w:rsid w:val="00D35A04"/>
    <w:rsid w:val="00D35C28"/>
    <w:rsid w:val="00D37839"/>
    <w:rsid w:val="00D44735"/>
    <w:rsid w:val="00D47EF3"/>
    <w:rsid w:val="00D502CA"/>
    <w:rsid w:val="00D52D91"/>
    <w:rsid w:val="00D5750B"/>
    <w:rsid w:val="00D65580"/>
    <w:rsid w:val="00D711FB"/>
    <w:rsid w:val="00D722E0"/>
    <w:rsid w:val="00D77DE2"/>
    <w:rsid w:val="00D8146F"/>
    <w:rsid w:val="00D81E40"/>
    <w:rsid w:val="00D82EC4"/>
    <w:rsid w:val="00D84A43"/>
    <w:rsid w:val="00D926DC"/>
    <w:rsid w:val="00D92C72"/>
    <w:rsid w:val="00D964F3"/>
    <w:rsid w:val="00DA0B66"/>
    <w:rsid w:val="00DA4EDE"/>
    <w:rsid w:val="00DB0933"/>
    <w:rsid w:val="00DB682F"/>
    <w:rsid w:val="00DB7817"/>
    <w:rsid w:val="00DB7A69"/>
    <w:rsid w:val="00DC0ED4"/>
    <w:rsid w:val="00DC20BC"/>
    <w:rsid w:val="00DC5CE5"/>
    <w:rsid w:val="00DC6010"/>
    <w:rsid w:val="00DD0A69"/>
    <w:rsid w:val="00DD0AD9"/>
    <w:rsid w:val="00DE231D"/>
    <w:rsid w:val="00DE5985"/>
    <w:rsid w:val="00DE72FD"/>
    <w:rsid w:val="00DE7B0C"/>
    <w:rsid w:val="00E02E48"/>
    <w:rsid w:val="00E07456"/>
    <w:rsid w:val="00E07BF4"/>
    <w:rsid w:val="00E11012"/>
    <w:rsid w:val="00E13D57"/>
    <w:rsid w:val="00E15F83"/>
    <w:rsid w:val="00E22D55"/>
    <w:rsid w:val="00E254C5"/>
    <w:rsid w:val="00E27132"/>
    <w:rsid w:val="00E279B8"/>
    <w:rsid w:val="00E31B33"/>
    <w:rsid w:val="00E363E2"/>
    <w:rsid w:val="00E36E99"/>
    <w:rsid w:val="00E40E4C"/>
    <w:rsid w:val="00E422C1"/>
    <w:rsid w:val="00E4439B"/>
    <w:rsid w:val="00E44EFC"/>
    <w:rsid w:val="00E45829"/>
    <w:rsid w:val="00E51E2B"/>
    <w:rsid w:val="00E524A5"/>
    <w:rsid w:val="00E648A0"/>
    <w:rsid w:val="00E666F8"/>
    <w:rsid w:val="00E66B51"/>
    <w:rsid w:val="00E67C5D"/>
    <w:rsid w:val="00E756E6"/>
    <w:rsid w:val="00E805E7"/>
    <w:rsid w:val="00E81E0F"/>
    <w:rsid w:val="00E85532"/>
    <w:rsid w:val="00E91BA1"/>
    <w:rsid w:val="00E942B5"/>
    <w:rsid w:val="00E96BA5"/>
    <w:rsid w:val="00EA05B8"/>
    <w:rsid w:val="00EA67EA"/>
    <w:rsid w:val="00EB0C3A"/>
    <w:rsid w:val="00EB170A"/>
    <w:rsid w:val="00EB203B"/>
    <w:rsid w:val="00EB21C3"/>
    <w:rsid w:val="00EC4619"/>
    <w:rsid w:val="00ED23D6"/>
    <w:rsid w:val="00ED4DEB"/>
    <w:rsid w:val="00EE1481"/>
    <w:rsid w:val="00EE4584"/>
    <w:rsid w:val="00EE6828"/>
    <w:rsid w:val="00EF6D7D"/>
    <w:rsid w:val="00F0010A"/>
    <w:rsid w:val="00F06317"/>
    <w:rsid w:val="00F10C56"/>
    <w:rsid w:val="00F112D6"/>
    <w:rsid w:val="00F16F08"/>
    <w:rsid w:val="00F20539"/>
    <w:rsid w:val="00F2233F"/>
    <w:rsid w:val="00F24DE8"/>
    <w:rsid w:val="00F3099E"/>
    <w:rsid w:val="00F3625B"/>
    <w:rsid w:val="00F42501"/>
    <w:rsid w:val="00F44839"/>
    <w:rsid w:val="00F50E44"/>
    <w:rsid w:val="00F55934"/>
    <w:rsid w:val="00F606E8"/>
    <w:rsid w:val="00F62B7E"/>
    <w:rsid w:val="00F70C74"/>
    <w:rsid w:val="00F70C99"/>
    <w:rsid w:val="00F80297"/>
    <w:rsid w:val="00F826B6"/>
    <w:rsid w:val="00F9237D"/>
    <w:rsid w:val="00F929F0"/>
    <w:rsid w:val="00F95ACF"/>
    <w:rsid w:val="00F961CE"/>
    <w:rsid w:val="00F97CA7"/>
    <w:rsid w:val="00FA5D9B"/>
    <w:rsid w:val="00FB08F6"/>
    <w:rsid w:val="00FB2681"/>
    <w:rsid w:val="00FB75C7"/>
    <w:rsid w:val="00FC0022"/>
    <w:rsid w:val="00FC0CDD"/>
    <w:rsid w:val="00FC2931"/>
    <w:rsid w:val="00FC43D2"/>
    <w:rsid w:val="00FC6BBC"/>
    <w:rsid w:val="00FD40DC"/>
    <w:rsid w:val="00FD647B"/>
    <w:rsid w:val="00FD7604"/>
    <w:rsid w:val="00FE0093"/>
    <w:rsid w:val="00FE124E"/>
    <w:rsid w:val="00FE186F"/>
    <w:rsid w:val="00FE1D68"/>
    <w:rsid w:val="00FE465E"/>
    <w:rsid w:val="00FE5225"/>
    <w:rsid w:val="00FE5B0F"/>
    <w:rsid w:val="00FE6922"/>
    <w:rsid w:val="00FF3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FAA2DA"/>
  <w15:chartTrackingRefBased/>
  <w15:docId w15:val="{640CF2ED-9E1D-4A47-80A6-405BC29E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725C"/>
    <w:pPr>
      <w:spacing w:after="120" w:line="240" w:lineRule="auto"/>
      <w:ind w:left="72" w:right="72"/>
    </w:pPr>
    <w:rPr>
      <w:lang w:val="en-AU"/>
    </w:rPr>
  </w:style>
  <w:style w:type="paragraph" w:styleId="Heading1">
    <w:name w:val="heading 1"/>
    <w:basedOn w:val="Normal"/>
    <w:next w:val="Normal"/>
    <w:link w:val="Heading1Char"/>
    <w:uiPriority w:val="1"/>
    <w:qFormat/>
    <w:rsid w:val="000E370C"/>
    <w:pPr>
      <w:keepNext/>
      <w:keepLines/>
      <w:spacing w:after="40"/>
      <w:outlineLvl w:val="0"/>
    </w:pPr>
    <w:rPr>
      <w:rFonts w:asciiTheme="majorHAnsi" w:eastAsiaTheme="majorEastAsia" w:hAnsiTheme="majorHAnsi" w:cstheme="majorBidi"/>
      <w:caps/>
      <w:color w:val="355D7E" w:themeColor="accent1" w:themeShade="80"/>
      <w:sz w:val="40"/>
      <w:szCs w:val="28"/>
    </w:rPr>
  </w:style>
  <w:style w:type="paragraph" w:styleId="Heading2">
    <w:name w:val="heading 2"/>
    <w:basedOn w:val="Normal"/>
    <w:next w:val="Normal"/>
    <w:link w:val="Heading2Char"/>
    <w:uiPriority w:val="1"/>
    <w:qFormat/>
    <w:rsid w:val="0064338C"/>
    <w:pPr>
      <w:keepNext/>
      <w:keepLines/>
      <w:spacing w:before="120"/>
      <w:outlineLvl w:val="1"/>
    </w:pPr>
    <w:rPr>
      <w:rFonts w:asciiTheme="majorHAnsi" w:eastAsiaTheme="majorEastAsia" w:hAnsiTheme="majorHAnsi" w:cstheme="majorBidi"/>
      <w:caps/>
      <w:color w:val="B85A22" w:themeColor="accent2" w:themeShade="BF"/>
      <w:sz w:val="32"/>
      <w:szCs w:val="24"/>
    </w:rPr>
  </w:style>
  <w:style w:type="paragraph" w:styleId="Heading3">
    <w:name w:val="heading 3"/>
    <w:basedOn w:val="Normal"/>
    <w:next w:val="Normal"/>
    <w:link w:val="Heading3Char"/>
    <w:uiPriority w:val="1"/>
    <w:qFormat/>
    <w:rsid w:val="0064338C"/>
    <w:pPr>
      <w:keepNext/>
      <w:keepLines/>
      <w:spacing w:before="120"/>
      <w:outlineLvl w:val="2"/>
    </w:pPr>
    <w:rPr>
      <w:rFonts w:asciiTheme="majorHAnsi" w:eastAsiaTheme="majorEastAsia" w:hAnsiTheme="majorHAnsi" w:cstheme="majorBidi"/>
      <w:caps/>
      <w:color w:val="555A3C" w:themeColor="accent3" w:themeShade="80"/>
      <w:sz w:val="28"/>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E370C"/>
    <w:rPr>
      <w:rFonts w:asciiTheme="majorHAnsi" w:eastAsiaTheme="majorEastAsia" w:hAnsiTheme="majorHAnsi" w:cstheme="majorBidi"/>
      <w:caps/>
      <w:color w:val="355D7E" w:themeColor="accent1" w:themeShade="80"/>
      <w:sz w:val="40"/>
      <w:szCs w:val="28"/>
    </w:rPr>
  </w:style>
  <w:style w:type="character" w:customStyle="1" w:styleId="Heading2Char">
    <w:name w:val="Heading 2 Char"/>
    <w:basedOn w:val="DefaultParagraphFont"/>
    <w:link w:val="Heading2"/>
    <w:uiPriority w:val="1"/>
    <w:rsid w:val="0064338C"/>
    <w:rPr>
      <w:rFonts w:asciiTheme="majorHAnsi" w:eastAsiaTheme="majorEastAsia" w:hAnsiTheme="majorHAnsi" w:cstheme="majorBidi"/>
      <w:caps/>
      <w:color w:val="B85A22" w:themeColor="accent2" w:themeShade="BF"/>
      <w:sz w:val="32"/>
      <w:szCs w:val="24"/>
    </w:rPr>
  </w:style>
  <w:style w:type="character" w:customStyle="1" w:styleId="Heading3Char">
    <w:name w:val="Heading 3 Char"/>
    <w:basedOn w:val="DefaultParagraphFont"/>
    <w:link w:val="Heading3"/>
    <w:uiPriority w:val="1"/>
    <w:rsid w:val="0064338C"/>
    <w:rPr>
      <w:rFonts w:asciiTheme="majorHAnsi" w:eastAsiaTheme="majorEastAsia" w:hAnsiTheme="majorHAnsi" w:cstheme="majorBidi"/>
      <w:caps/>
      <w:color w:val="555A3C" w:themeColor="accent3" w:themeShade="80"/>
      <w:sz w:val="28"/>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styleId="PageNumber">
    <w:name w:val="page number"/>
    <w:basedOn w:val="DefaultParagraphFont"/>
    <w:uiPriority w:val="99"/>
    <w:semiHidden/>
    <w:unhideWhenUsed/>
    <w:rsid w:val="00192E89"/>
  </w:style>
  <w:style w:type="table" w:styleId="GridTable2-Accent2">
    <w:name w:val="Grid Table 2 Accent 2"/>
    <w:basedOn w:val="TableNormal"/>
    <w:uiPriority w:val="47"/>
    <w:rsid w:val="005A048B"/>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4">
    <w:name w:val="Grid Table 2 Accent 4"/>
    <w:basedOn w:val="TableNormal"/>
    <w:uiPriority w:val="47"/>
    <w:rsid w:val="005A048B"/>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paragraph" w:styleId="TOC1">
    <w:name w:val="toc 1"/>
    <w:basedOn w:val="Normal"/>
    <w:next w:val="Normal"/>
    <w:autoRedefine/>
    <w:uiPriority w:val="39"/>
    <w:unhideWhenUsed/>
    <w:rsid w:val="009E68EA"/>
    <w:pPr>
      <w:spacing w:before="120" w:after="0"/>
      <w:ind w:left="0"/>
    </w:pPr>
    <w:rPr>
      <w:b/>
      <w:bCs/>
      <w:i/>
      <w:iCs/>
      <w:sz w:val="24"/>
      <w:szCs w:val="24"/>
    </w:rPr>
  </w:style>
  <w:style w:type="paragraph" w:styleId="TOC2">
    <w:name w:val="toc 2"/>
    <w:basedOn w:val="Normal"/>
    <w:next w:val="Normal"/>
    <w:autoRedefine/>
    <w:uiPriority w:val="39"/>
    <w:unhideWhenUsed/>
    <w:rsid w:val="009E68EA"/>
    <w:pPr>
      <w:spacing w:before="120" w:after="0"/>
      <w:ind w:left="220"/>
    </w:pPr>
    <w:rPr>
      <w:b/>
      <w:bCs/>
    </w:rPr>
  </w:style>
  <w:style w:type="paragraph" w:styleId="TOC3">
    <w:name w:val="toc 3"/>
    <w:basedOn w:val="Normal"/>
    <w:next w:val="Normal"/>
    <w:autoRedefine/>
    <w:uiPriority w:val="39"/>
    <w:unhideWhenUsed/>
    <w:rsid w:val="009E68EA"/>
    <w:pPr>
      <w:spacing w:after="0"/>
      <w:ind w:left="440"/>
    </w:pPr>
    <w:rPr>
      <w:sz w:val="20"/>
      <w:szCs w:val="20"/>
    </w:rPr>
  </w:style>
  <w:style w:type="paragraph" w:styleId="TOC4">
    <w:name w:val="toc 4"/>
    <w:basedOn w:val="Normal"/>
    <w:next w:val="Normal"/>
    <w:autoRedefine/>
    <w:uiPriority w:val="39"/>
    <w:unhideWhenUsed/>
    <w:rsid w:val="009E68EA"/>
    <w:pPr>
      <w:spacing w:after="0"/>
      <w:ind w:left="660"/>
    </w:pPr>
    <w:rPr>
      <w:sz w:val="20"/>
      <w:szCs w:val="20"/>
    </w:rPr>
  </w:style>
  <w:style w:type="paragraph" w:styleId="TOC5">
    <w:name w:val="toc 5"/>
    <w:basedOn w:val="Normal"/>
    <w:next w:val="Normal"/>
    <w:autoRedefine/>
    <w:uiPriority w:val="39"/>
    <w:unhideWhenUsed/>
    <w:rsid w:val="009E68EA"/>
    <w:pPr>
      <w:spacing w:after="0"/>
      <w:ind w:left="880"/>
    </w:pPr>
    <w:rPr>
      <w:sz w:val="20"/>
      <w:szCs w:val="20"/>
    </w:rPr>
  </w:style>
  <w:style w:type="paragraph" w:styleId="TOC6">
    <w:name w:val="toc 6"/>
    <w:basedOn w:val="Normal"/>
    <w:next w:val="Normal"/>
    <w:autoRedefine/>
    <w:uiPriority w:val="39"/>
    <w:unhideWhenUsed/>
    <w:rsid w:val="009E68EA"/>
    <w:pPr>
      <w:spacing w:after="0"/>
      <w:ind w:left="1100"/>
    </w:pPr>
    <w:rPr>
      <w:sz w:val="20"/>
      <w:szCs w:val="20"/>
    </w:rPr>
  </w:style>
  <w:style w:type="paragraph" w:styleId="TOC7">
    <w:name w:val="toc 7"/>
    <w:basedOn w:val="Normal"/>
    <w:next w:val="Normal"/>
    <w:autoRedefine/>
    <w:uiPriority w:val="39"/>
    <w:unhideWhenUsed/>
    <w:rsid w:val="009E68EA"/>
    <w:pPr>
      <w:spacing w:after="0"/>
      <w:ind w:left="1320"/>
    </w:pPr>
    <w:rPr>
      <w:sz w:val="20"/>
      <w:szCs w:val="20"/>
    </w:rPr>
  </w:style>
  <w:style w:type="paragraph" w:styleId="TOC8">
    <w:name w:val="toc 8"/>
    <w:basedOn w:val="Normal"/>
    <w:next w:val="Normal"/>
    <w:autoRedefine/>
    <w:uiPriority w:val="39"/>
    <w:unhideWhenUsed/>
    <w:rsid w:val="009E68EA"/>
    <w:pPr>
      <w:spacing w:after="0"/>
      <w:ind w:left="1540"/>
    </w:pPr>
    <w:rPr>
      <w:sz w:val="20"/>
      <w:szCs w:val="20"/>
    </w:rPr>
  </w:style>
  <w:style w:type="paragraph" w:styleId="TOC9">
    <w:name w:val="toc 9"/>
    <w:basedOn w:val="Normal"/>
    <w:next w:val="Normal"/>
    <w:autoRedefine/>
    <w:uiPriority w:val="39"/>
    <w:unhideWhenUsed/>
    <w:rsid w:val="009E68EA"/>
    <w:pPr>
      <w:spacing w:after="0"/>
      <w:ind w:left="1760"/>
    </w:pPr>
    <w:rPr>
      <w:sz w:val="20"/>
      <w:szCs w:val="20"/>
    </w:rPr>
  </w:style>
  <w:style w:type="paragraph" w:styleId="ListParagraph">
    <w:name w:val="List Paragraph"/>
    <w:basedOn w:val="Normal"/>
    <w:uiPriority w:val="34"/>
    <w:unhideWhenUsed/>
    <w:qFormat/>
    <w:rsid w:val="00C23C49"/>
    <w:pPr>
      <w:ind w:left="720"/>
      <w:contextualSpacing/>
    </w:pPr>
  </w:style>
  <w:style w:type="paragraph" w:styleId="NormalWeb">
    <w:name w:val="Normal (Web)"/>
    <w:basedOn w:val="Normal"/>
    <w:uiPriority w:val="99"/>
    <w:unhideWhenUsed/>
    <w:rsid w:val="00692E5A"/>
    <w:pPr>
      <w:spacing w:before="100" w:beforeAutospacing="1" w:after="100" w:afterAutospacing="1" w:line="259" w:lineRule="auto"/>
      <w:ind w:left="0" w:right="0"/>
    </w:pPr>
    <w:rPr>
      <w:rFonts w:ascii="Times New Roman" w:eastAsia="Times New Roman" w:hAnsi="Times New Roman" w:cs="Times New Roman"/>
      <w:kern w:val="0"/>
      <w:sz w:val="24"/>
      <w:szCs w:val="24"/>
      <w:lang w:val="en-US" w:eastAsia="en-AU"/>
      <w14:ligatures w14:val="none"/>
    </w:rPr>
  </w:style>
  <w:style w:type="paragraph" w:styleId="BalloonText">
    <w:name w:val="Balloon Text"/>
    <w:basedOn w:val="Normal"/>
    <w:link w:val="BalloonTextChar"/>
    <w:uiPriority w:val="99"/>
    <w:semiHidden/>
    <w:unhideWhenUsed/>
    <w:rsid w:val="00150E75"/>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0E75"/>
    <w:rPr>
      <w:rFonts w:ascii="Segoe UI" w:hAnsi="Segoe UI" w:cs="Segoe UI"/>
      <w:sz w:val="18"/>
      <w:szCs w:val="18"/>
      <w:lang w:val="en-AU"/>
    </w:rPr>
  </w:style>
  <w:style w:type="table" w:styleId="ListTable4-Accent1">
    <w:name w:val="List Table 4 Accent 1"/>
    <w:basedOn w:val="TableNormal"/>
    <w:uiPriority w:val="49"/>
    <w:rsid w:val="00750D2F"/>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character" w:customStyle="1" w:styleId="surname">
    <w:name w:val="surname"/>
    <w:basedOn w:val="DefaultParagraphFont"/>
    <w:rsid w:val="00A91638"/>
  </w:style>
  <w:style w:type="character" w:styleId="UnresolvedMention">
    <w:name w:val="Unresolved Mention"/>
    <w:basedOn w:val="DefaultParagraphFont"/>
    <w:uiPriority w:val="99"/>
    <w:semiHidden/>
    <w:unhideWhenUsed/>
    <w:rsid w:val="00C2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840755">
      <w:bodyDiv w:val="1"/>
      <w:marLeft w:val="0"/>
      <w:marRight w:val="0"/>
      <w:marTop w:val="0"/>
      <w:marBottom w:val="0"/>
      <w:divBdr>
        <w:top w:val="none" w:sz="0" w:space="0" w:color="auto"/>
        <w:left w:val="none" w:sz="0" w:space="0" w:color="auto"/>
        <w:bottom w:val="none" w:sz="0" w:space="0" w:color="auto"/>
        <w:right w:val="none" w:sz="0" w:space="0" w:color="auto"/>
      </w:divBdr>
    </w:div>
    <w:div w:id="94403857">
      <w:bodyDiv w:val="1"/>
      <w:marLeft w:val="0"/>
      <w:marRight w:val="0"/>
      <w:marTop w:val="0"/>
      <w:marBottom w:val="0"/>
      <w:divBdr>
        <w:top w:val="none" w:sz="0" w:space="0" w:color="auto"/>
        <w:left w:val="none" w:sz="0" w:space="0" w:color="auto"/>
        <w:bottom w:val="none" w:sz="0" w:space="0" w:color="auto"/>
        <w:right w:val="none" w:sz="0" w:space="0" w:color="auto"/>
      </w:divBdr>
    </w:div>
    <w:div w:id="164977660">
      <w:bodyDiv w:val="1"/>
      <w:marLeft w:val="0"/>
      <w:marRight w:val="0"/>
      <w:marTop w:val="0"/>
      <w:marBottom w:val="0"/>
      <w:divBdr>
        <w:top w:val="none" w:sz="0" w:space="0" w:color="auto"/>
        <w:left w:val="none" w:sz="0" w:space="0" w:color="auto"/>
        <w:bottom w:val="none" w:sz="0" w:space="0" w:color="auto"/>
        <w:right w:val="none" w:sz="0" w:space="0" w:color="auto"/>
      </w:divBdr>
    </w:div>
    <w:div w:id="231737713">
      <w:bodyDiv w:val="1"/>
      <w:marLeft w:val="0"/>
      <w:marRight w:val="0"/>
      <w:marTop w:val="0"/>
      <w:marBottom w:val="0"/>
      <w:divBdr>
        <w:top w:val="none" w:sz="0" w:space="0" w:color="auto"/>
        <w:left w:val="none" w:sz="0" w:space="0" w:color="auto"/>
        <w:bottom w:val="none" w:sz="0" w:space="0" w:color="auto"/>
        <w:right w:val="none" w:sz="0" w:space="0" w:color="auto"/>
      </w:divBdr>
    </w:div>
    <w:div w:id="261767073">
      <w:bodyDiv w:val="1"/>
      <w:marLeft w:val="0"/>
      <w:marRight w:val="0"/>
      <w:marTop w:val="0"/>
      <w:marBottom w:val="0"/>
      <w:divBdr>
        <w:top w:val="none" w:sz="0" w:space="0" w:color="auto"/>
        <w:left w:val="none" w:sz="0" w:space="0" w:color="auto"/>
        <w:bottom w:val="none" w:sz="0" w:space="0" w:color="auto"/>
        <w:right w:val="none" w:sz="0" w:space="0" w:color="auto"/>
      </w:divBdr>
    </w:div>
    <w:div w:id="289284917">
      <w:bodyDiv w:val="1"/>
      <w:marLeft w:val="0"/>
      <w:marRight w:val="0"/>
      <w:marTop w:val="0"/>
      <w:marBottom w:val="0"/>
      <w:divBdr>
        <w:top w:val="none" w:sz="0" w:space="0" w:color="auto"/>
        <w:left w:val="none" w:sz="0" w:space="0" w:color="auto"/>
        <w:bottom w:val="none" w:sz="0" w:space="0" w:color="auto"/>
        <w:right w:val="none" w:sz="0" w:space="0" w:color="auto"/>
      </w:divBdr>
    </w:div>
    <w:div w:id="365494892">
      <w:bodyDiv w:val="1"/>
      <w:marLeft w:val="0"/>
      <w:marRight w:val="0"/>
      <w:marTop w:val="0"/>
      <w:marBottom w:val="0"/>
      <w:divBdr>
        <w:top w:val="none" w:sz="0" w:space="0" w:color="auto"/>
        <w:left w:val="none" w:sz="0" w:space="0" w:color="auto"/>
        <w:bottom w:val="none" w:sz="0" w:space="0" w:color="auto"/>
        <w:right w:val="none" w:sz="0" w:space="0" w:color="auto"/>
      </w:divBdr>
    </w:div>
    <w:div w:id="373239964">
      <w:bodyDiv w:val="1"/>
      <w:marLeft w:val="0"/>
      <w:marRight w:val="0"/>
      <w:marTop w:val="0"/>
      <w:marBottom w:val="0"/>
      <w:divBdr>
        <w:top w:val="none" w:sz="0" w:space="0" w:color="auto"/>
        <w:left w:val="none" w:sz="0" w:space="0" w:color="auto"/>
        <w:bottom w:val="none" w:sz="0" w:space="0" w:color="auto"/>
        <w:right w:val="none" w:sz="0" w:space="0" w:color="auto"/>
      </w:divBdr>
    </w:div>
    <w:div w:id="501167017">
      <w:bodyDiv w:val="1"/>
      <w:marLeft w:val="0"/>
      <w:marRight w:val="0"/>
      <w:marTop w:val="0"/>
      <w:marBottom w:val="0"/>
      <w:divBdr>
        <w:top w:val="none" w:sz="0" w:space="0" w:color="auto"/>
        <w:left w:val="none" w:sz="0" w:space="0" w:color="auto"/>
        <w:bottom w:val="none" w:sz="0" w:space="0" w:color="auto"/>
        <w:right w:val="none" w:sz="0" w:space="0" w:color="auto"/>
      </w:divBdr>
    </w:div>
    <w:div w:id="579607107">
      <w:bodyDiv w:val="1"/>
      <w:marLeft w:val="0"/>
      <w:marRight w:val="0"/>
      <w:marTop w:val="0"/>
      <w:marBottom w:val="0"/>
      <w:divBdr>
        <w:top w:val="none" w:sz="0" w:space="0" w:color="auto"/>
        <w:left w:val="none" w:sz="0" w:space="0" w:color="auto"/>
        <w:bottom w:val="none" w:sz="0" w:space="0" w:color="auto"/>
        <w:right w:val="none" w:sz="0" w:space="0" w:color="auto"/>
      </w:divBdr>
    </w:div>
    <w:div w:id="582572451">
      <w:bodyDiv w:val="1"/>
      <w:marLeft w:val="0"/>
      <w:marRight w:val="0"/>
      <w:marTop w:val="0"/>
      <w:marBottom w:val="0"/>
      <w:divBdr>
        <w:top w:val="none" w:sz="0" w:space="0" w:color="auto"/>
        <w:left w:val="none" w:sz="0" w:space="0" w:color="auto"/>
        <w:bottom w:val="none" w:sz="0" w:space="0" w:color="auto"/>
        <w:right w:val="none" w:sz="0" w:space="0" w:color="auto"/>
      </w:divBdr>
    </w:div>
    <w:div w:id="590549091">
      <w:bodyDiv w:val="1"/>
      <w:marLeft w:val="0"/>
      <w:marRight w:val="0"/>
      <w:marTop w:val="0"/>
      <w:marBottom w:val="0"/>
      <w:divBdr>
        <w:top w:val="none" w:sz="0" w:space="0" w:color="auto"/>
        <w:left w:val="none" w:sz="0" w:space="0" w:color="auto"/>
        <w:bottom w:val="none" w:sz="0" w:space="0" w:color="auto"/>
        <w:right w:val="none" w:sz="0" w:space="0" w:color="auto"/>
      </w:divBdr>
    </w:div>
    <w:div w:id="597909900">
      <w:bodyDiv w:val="1"/>
      <w:marLeft w:val="0"/>
      <w:marRight w:val="0"/>
      <w:marTop w:val="0"/>
      <w:marBottom w:val="0"/>
      <w:divBdr>
        <w:top w:val="none" w:sz="0" w:space="0" w:color="auto"/>
        <w:left w:val="none" w:sz="0" w:space="0" w:color="auto"/>
        <w:bottom w:val="none" w:sz="0" w:space="0" w:color="auto"/>
        <w:right w:val="none" w:sz="0" w:space="0" w:color="auto"/>
      </w:divBdr>
    </w:div>
    <w:div w:id="621764387">
      <w:bodyDiv w:val="1"/>
      <w:marLeft w:val="0"/>
      <w:marRight w:val="0"/>
      <w:marTop w:val="0"/>
      <w:marBottom w:val="0"/>
      <w:divBdr>
        <w:top w:val="none" w:sz="0" w:space="0" w:color="auto"/>
        <w:left w:val="none" w:sz="0" w:space="0" w:color="auto"/>
        <w:bottom w:val="none" w:sz="0" w:space="0" w:color="auto"/>
        <w:right w:val="none" w:sz="0" w:space="0" w:color="auto"/>
      </w:divBdr>
    </w:div>
    <w:div w:id="645284214">
      <w:bodyDiv w:val="1"/>
      <w:marLeft w:val="0"/>
      <w:marRight w:val="0"/>
      <w:marTop w:val="0"/>
      <w:marBottom w:val="0"/>
      <w:divBdr>
        <w:top w:val="none" w:sz="0" w:space="0" w:color="auto"/>
        <w:left w:val="none" w:sz="0" w:space="0" w:color="auto"/>
        <w:bottom w:val="none" w:sz="0" w:space="0" w:color="auto"/>
        <w:right w:val="none" w:sz="0" w:space="0" w:color="auto"/>
      </w:divBdr>
    </w:div>
    <w:div w:id="952857782">
      <w:bodyDiv w:val="1"/>
      <w:marLeft w:val="0"/>
      <w:marRight w:val="0"/>
      <w:marTop w:val="0"/>
      <w:marBottom w:val="0"/>
      <w:divBdr>
        <w:top w:val="none" w:sz="0" w:space="0" w:color="auto"/>
        <w:left w:val="none" w:sz="0" w:space="0" w:color="auto"/>
        <w:bottom w:val="none" w:sz="0" w:space="0" w:color="auto"/>
        <w:right w:val="none" w:sz="0" w:space="0" w:color="auto"/>
      </w:divBdr>
    </w:div>
    <w:div w:id="957879916">
      <w:bodyDiv w:val="1"/>
      <w:marLeft w:val="0"/>
      <w:marRight w:val="0"/>
      <w:marTop w:val="0"/>
      <w:marBottom w:val="0"/>
      <w:divBdr>
        <w:top w:val="none" w:sz="0" w:space="0" w:color="auto"/>
        <w:left w:val="none" w:sz="0" w:space="0" w:color="auto"/>
        <w:bottom w:val="none" w:sz="0" w:space="0" w:color="auto"/>
        <w:right w:val="none" w:sz="0" w:space="0" w:color="auto"/>
      </w:divBdr>
    </w:div>
    <w:div w:id="985012964">
      <w:bodyDiv w:val="1"/>
      <w:marLeft w:val="0"/>
      <w:marRight w:val="0"/>
      <w:marTop w:val="0"/>
      <w:marBottom w:val="0"/>
      <w:divBdr>
        <w:top w:val="none" w:sz="0" w:space="0" w:color="auto"/>
        <w:left w:val="none" w:sz="0" w:space="0" w:color="auto"/>
        <w:bottom w:val="none" w:sz="0" w:space="0" w:color="auto"/>
        <w:right w:val="none" w:sz="0" w:space="0" w:color="auto"/>
      </w:divBdr>
      <w:divsChild>
        <w:div w:id="1352221530">
          <w:marLeft w:val="0"/>
          <w:marRight w:val="0"/>
          <w:marTop w:val="0"/>
          <w:marBottom w:val="0"/>
          <w:divBdr>
            <w:top w:val="none" w:sz="0" w:space="0" w:color="auto"/>
            <w:left w:val="none" w:sz="0" w:space="0" w:color="auto"/>
            <w:bottom w:val="none" w:sz="0" w:space="0" w:color="auto"/>
            <w:right w:val="none" w:sz="0" w:space="0" w:color="auto"/>
          </w:divBdr>
        </w:div>
        <w:div w:id="2007904324">
          <w:marLeft w:val="0"/>
          <w:marRight w:val="0"/>
          <w:marTop w:val="0"/>
          <w:marBottom w:val="0"/>
          <w:divBdr>
            <w:top w:val="none" w:sz="0" w:space="0" w:color="auto"/>
            <w:left w:val="none" w:sz="0" w:space="0" w:color="auto"/>
            <w:bottom w:val="none" w:sz="0" w:space="0" w:color="auto"/>
            <w:right w:val="none" w:sz="0" w:space="0" w:color="auto"/>
          </w:divBdr>
        </w:div>
        <w:div w:id="1206455080">
          <w:marLeft w:val="0"/>
          <w:marRight w:val="0"/>
          <w:marTop w:val="0"/>
          <w:marBottom w:val="0"/>
          <w:divBdr>
            <w:top w:val="none" w:sz="0" w:space="0" w:color="auto"/>
            <w:left w:val="none" w:sz="0" w:space="0" w:color="auto"/>
            <w:bottom w:val="none" w:sz="0" w:space="0" w:color="auto"/>
            <w:right w:val="none" w:sz="0" w:space="0" w:color="auto"/>
          </w:divBdr>
        </w:div>
        <w:div w:id="209848015">
          <w:marLeft w:val="0"/>
          <w:marRight w:val="0"/>
          <w:marTop w:val="0"/>
          <w:marBottom w:val="0"/>
          <w:divBdr>
            <w:top w:val="none" w:sz="0" w:space="0" w:color="auto"/>
            <w:left w:val="none" w:sz="0" w:space="0" w:color="auto"/>
            <w:bottom w:val="none" w:sz="0" w:space="0" w:color="auto"/>
            <w:right w:val="none" w:sz="0" w:space="0" w:color="auto"/>
          </w:divBdr>
        </w:div>
      </w:divsChild>
    </w:div>
    <w:div w:id="1033189262">
      <w:bodyDiv w:val="1"/>
      <w:marLeft w:val="0"/>
      <w:marRight w:val="0"/>
      <w:marTop w:val="0"/>
      <w:marBottom w:val="0"/>
      <w:divBdr>
        <w:top w:val="none" w:sz="0" w:space="0" w:color="auto"/>
        <w:left w:val="none" w:sz="0" w:space="0" w:color="auto"/>
        <w:bottom w:val="none" w:sz="0" w:space="0" w:color="auto"/>
        <w:right w:val="none" w:sz="0" w:space="0" w:color="auto"/>
      </w:divBdr>
    </w:div>
    <w:div w:id="1054962845">
      <w:bodyDiv w:val="1"/>
      <w:marLeft w:val="0"/>
      <w:marRight w:val="0"/>
      <w:marTop w:val="0"/>
      <w:marBottom w:val="0"/>
      <w:divBdr>
        <w:top w:val="none" w:sz="0" w:space="0" w:color="auto"/>
        <w:left w:val="none" w:sz="0" w:space="0" w:color="auto"/>
        <w:bottom w:val="none" w:sz="0" w:space="0" w:color="auto"/>
        <w:right w:val="none" w:sz="0" w:space="0" w:color="auto"/>
      </w:divBdr>
    </w:div>
    <w:div w:id="1080372074">
      <w:bodyDiv w:val="1"/>
      <w:marLeft w:val="0"/>
      <w:marRight w:val="0"/>
      <w:marTop w:val="0"/>
      <w:marBottom w:val="0"/>
      <w:divBdr>
        <w:top w:val="none" w:sz="0" w:space="0" w:color="auto"/>
        <w:left w:val="none" w:sz="0" w:space="0" w:color="auto"/>
        <w:bottom w:val="none" w:sz="0" w:space="0" w:color="auto"/>
        <w:right w:val="none" w:sz="0" w:space="0" w:color="auto"/>
      </w:divBdr>
    </w:div>
    <w:div w:id="1115178561">
      <w:bodyDiv w:val="1"/>
      <w:marLeft w:val="0"/>
      <w:marRight w:val="0"/>
      <w:marTop w:val="0"/>
      <w:marBottom w:val="0"/>
      <w:divBdr>
        <w:top w:val="none" w:sz="0" w:space="0" w:color="auto"/>
        <w:left w:val="none" w:sz="0" w:space="0" w:color="auto"/>
        <w:bottom w:val="none" w:sz="0" w:space="0" w:color="auto"/>
        <w:right w:val="none" w:sz="0" w:space="0" w:color="auto"/>
      </w:divBdr>
    </w:div>
    <w:div w:id="1163161547">
      <w:bodyDiv w:val="1"/>
      <w:marLeft w:val="0"/>
      <w:marRight w:val="0"/>
      <w:marTop w:val="0"/>
      <w:marBottom w:val="0"/>
      <w:divBdr>
        <w:top w:val="none" w:sz="0" w:space="0" w:color="auto"/>
        <w:left w:val="none" w:sz="0" w:space="0" w:color="auto"/>
        <w:bottom w:val="none" w:sz="0" w:space="0" w:color="auto"/>
        <w:right w:val="none" w:sz="0" w:space="0" w:color="auto"/>
      </w:divBdr>
    </w:div>
    <w:div w:id="1164322140">
      <w:bodyDiv w:val="1"/>
      <w:marLeft w:val="0"/>
      <w:marRight w:val="0"/>
      <w:marTop w:val="0"/>
      <w:marBottom w:val="0"/>
      <w:divBdr>
        <w:top w:val="none" w:sz="0" w:space="0" w:color="auto"/>
        <w:left w:val="none" w:sz="0" w:space="0" w:color="auto"/>
        <w:bottom w:val="none" w:sz="0" w:space="0" w:color="auto"/>
        <w:right w:val="none" w:sz="0" w:space="0" w:color="auto"/>
      </w:divBdr>
    </w:div>
    <w:div w:id="1197700230">
      <w:bodyDiv w:val="1"/>
      <w:marLeft w:val="0"/>
      <w:marRight w:val="0"/>
      <w:marTop w:val="0"/>
      <w:marBottom w:val="0"/>
      <w:divBdr>
        <w:top w:val="none" w:sz="0" w:space="0" w:color="auto"/>
        <w:left w:val="none" w:sz="0" w:space="0" w:color="auto"/>
        <w:bottom w:val="none" w:sz="0" w:space="0" w:color="auto"/>
        <w:right w:val="none" w:sz="0" w:space="0" w:color="auto"/>
      </w:divBdr>
    </w:div>
    <w:div w:id="1230264182">
      <w:bodyDiv w:val="1"/>
      <w:marLeft w:val="0"/>
      <w:marRight w:val="0"/>
      <w:marTop w:val="0"/>
      <w:marBottom w:val="0"/>
      <w:divBdr>
        <w:top w:val="none" w:sz="0" w:space="0" w:color="auto"/>
        <w:left w:val="none" w:sz="0" w:space="0" w:color="auto"/>
        <w:bottom w:val="none" w:sz="0" w:space="0" w:color="auto"/>
        <w:right w:val="none" w:sz="0" w:space="0" w:color="auto"/>
      </w:divBdr>
    </w:div>
    <w:div w:id="1267228099">
      <w:bodyDiv w:val="1"/>
      <w:marLeft w:val="0"/>
      <w:marRight w:val="0"/>
      <w:marTop w:val="0"/>
      <w:marBottom w:val="0"/>
      <w:divBdr>
        <w:top w:val="none" w:sz="0" w:space="0" w:color="auto"/>
        <w:left w:val="none" w:sz="0" w:space="0" w:color="auto"/>
        <w:bottom w:val="none" w:sz="0" w:space="0" w:color="auto"/>
        <w:right w:val="none" w:sz="0" w:space="0" w:color="auto"/>
      </w:divBdr>
    </w:div>
    <w:div w:id="1286472519">
      <w:bodyDiv w:val="1"/>
      <w:marLeft w:val="0"/>
      <w:marRight w:val="0"/>
      <w:marTop w:val="0"/>
      <w:marBottom w:val="0"/>
      <w:divBdr>
        <w:top w:val="none" w:sz="0" w:space="0" w:color="auto"/>
        <w:left w:val="none" w:sz="0" w:space="0" w:color="auto"/>
        <w:bottom w:val="none" w:sz="0" w:space="0" w:color="auto"/>
        <w:right w:val="none" w:sz="0" w:space="0" w:color="auto"/>
      </w:divBdr>
    </w:div>
    <w:div w:id="1611627908">
      <w:bodyDiv w:val="1"/>
      <w:marLeft w:val="0"/>
      <w:marRight w:val="0"/>
      <w:marTop w:val="0"/>
      <w:marBottom w:val="0"/>
      <w:divBdr>
        <w:top w:val="none" w:sz="0" w:space="0" w:color="auto"/>
        <w:left w:val="none" w:sz="0" w:space="0" w:color="auto"/>
        <w:bottom w:val="none" w:sz="0" w:space="0" w:color="auto"/>
        <w:right w:val="none" w:sz="0" w:space="0" w:color="auto"/>
      </w:divBdr>
    </w:div>
    <w:div w:id="1612513493">
      <w:bodyDiv w:val="1"/>
      <w:marLeft w:val="0"/>
      <w:marRight w:val="0"/>
      <w:marTop w:val="0"/>
      <w:marBottom w:val="0"/>
      <w:divBdr>
        <w:top w:val="none" w:sz="0" w:space="0" w:color="auto"/>
        <w:left w:val="none" w:sz="0" w:space="0" w:color="auto"/>
        <w:bottom w:val="none" w:sz="0" w:space="0" w:color="auto"/>
        <w:right w:val="none" w:sz="0" w:space="0" w:color="auto"/>
      </w:divBdr>
    </w:div>
    <w:div w:id="1617788614">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65304658">
      <w:bodyDiv w:val="1"/>
      <w:marLeft w:val="0"/>
      <w:marRight w:val="0"/>
      <w:marTop w:val="0"/>
      <w:marBottom w:val="0"/>
      <w:divBdr>
        <w:top w:val="none" w:sz="0" w:space="0" w:color="auto"/>
        <w:left w:val="none" w:sz="0" w:space="0" w:color="auto"/>
        <w:bottom w:val="none" w:sz="0" w:space="0" w:color="auto"/>
        <w:right w:val="none" w:sz="0" w:space="0" w:color="auto"/>
      </w:divBdr>
    </w:div>
    <w:div w:id="1768964100">
      <w:bodyDiv w:val="1"/>
      <w:marLeft w:val="0"/>
      <w:marRight w:val="0"/>
      <w:marTop w:val="0"/>
      <w:marBottom w:val="0"/>
      <w:divBdr>
        <w:top w:val="none" w:sz="0" w:space="0" w:color="auto"/>
        <w:left w:val="none" w:sz="0" w:space="0" w:color="auto"/>
        <w:bottom w:val="none" w:sz="0" w:space="0" w:color="auto"/>
        <w:right w:val="none" w:sz="0" w:space="0" w:color="auto"/>
      </w:divBdr>
    </w:div>
    <w:div w:id="1806242474">
      <w:bodyDiv w:val="1"/>
      <w:marLeft w:val="0"/>
      <w:marRight w:val="0"/>
      <w:marTop w:val="0"/>
      <w:marBottom w:val="0"/>
      <w:divBdr>
        <w:top w:val="none" w:sz="0" w:space="0" w:color="auto"/>
        <w:left w:val="none" w:sz="0" w:space="0" w:color="auto"/>
        <w:bottom w:val="none" w:sz="0" w:space="0" w:color="auto"/>
        <w:right w:val="none" w:sz="0" w:space="0" w:color="auto"/>
      </w:divBdr>
    </w:div>
    <w:div w:id="1817449370">
      <w:bodyDiv w:val="1"/>
      <w:marLeft w:val="0"/>
      <w:marRight w:val="0"/>
      <w:marTop w:val="0"/>
      <w:marBottom w:val="0"/>
      <w:divBdr>
        <w:top w:val="none" w:sz="0" w:space="0" w:color="auto"/>
        <w:left w:val="none" w:sz="0" w:space="0" w:color="auto"/>
        <w:bottom w:val="none" w:sz="0" w:space="0" w:color="auto"/>
        <w:right w:val="none" w:sz="0" w:space="0" w:color="auto"/>
      </w:divBdr>
    </w:div>
    <w:div w:id="1880388885">
      <w:bodyDiv w:val="1"/>
      <w:marLeft w:val="0"/>
      <w:marRight w:val="0"/>
      <w:marTop w:val="0"/>
      <w:marBottom w:val="0"/>
      <w:divBdr>
        <w:top w:val="none" w:sz="0" w:space="0" w:color="auto"/>
        <w:left w:val="none" w:sz="0" w:space="0" w:color="auto"/>
        <w:bottom w:val="none" w:sz="0" w:space="0" w:color="auto"/>
        <w:right w:val="none" w:sz="0" w:space="0" w:color="auto"/>
      </w:divBdr>
    </w:div>
    <w:div w:id="1961452180">
      <w:bodyDiv w:val="1"/>
      <w:marLeft w:val="0"/>
      <w:marRight w:val="0"/>
      <w:marTop w:val="0"/>
      <w:marBottom w:val="0"/>
      <w:divBdr>
        <w:top w:val="none" w:sz="0" w:space="0" w:color="auto"/>
        <w:left w:val="none" w:sz="0" w:space="0" w:color="auto"/>
        <w:bottom w:val="none" w:sz="0" w:space="0" w:color="auto"/>
        <w:right w:val="none" w:sz="0" w:space="0" w:color="auto"/>
      </w:divBdr>
    </w:div>
    <w:div w:id="1965112966">
      <w:bodyDiv w:val="1"/>
      <w:marLeft w:val="0"/>
      <w:marRight w:val="0"/>
      <w:marTop w:val="0"/>
      <w:marBottom w:val="0"/>
      <w:divBdr>
        <w:top w:val="none" w:sz="0" w:space="0" w:color="auto"/>
        <w:left w:val="none" w:sz="0" w:space="0" w:color="auto"/>
        <w:bottom w:val="none" w:sz="0" w:space="0" w:color="auto"/>
        <w:right w:val="none" w:sz="0" w:space="0" w:color="auto"/>
      </w:divBdr>
    </w:div>
    <w:div w:id="2056197073">
      <w:bodyDiv w:val="1"/>
      <w:marLeft w:val="0"/>
      <w:marRight w:val="0"/>
      <w:marTop w:val="0"/>
      <w:marBottom w:val="0"/>
      <w:divBdr>
        <w:top w:val="none" w:sz="0" w:space="0" w:color="auto"/>
        <w:left w:val="none" w:sz="0" w:space="0" w:color="auto"/>
        <w:bottom w:val="none" w:sz="0" w:space="0" w:color="auto"/>
        <w:right w:val="none" w:sz="0" w:space="0" w:color="auto"/>
      </w:divBdr>
    </w:div>
    <w:div w:id="2091657459">
      <w:bodyDiv w:val="1"/>
      <w:marLeft w:val="0"/>
      <w:marRight w:val="0"/>
      <w:marTop w:val="0"/>
      <w:marBottom w:val="0"/>
      <w:divBdr>
        <w:top w:val="none" w:sz="0" w:space="0" w:color="auto"/>
        <w:left w:val="none" w:sz="0" w:space="0" w:color="auto"/>
        <w:bottom w:val="none" w:sz="0" w:space="0" w:color="auto"/>
        <w:right w:val="none" w:sz="0" w:space="0" w:color="auto"/>
      </w:divBdr>
    </w:div>
    <w:div w:id="209355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emf"/><Relationship Id="rId89" Type="http://schemas.openxmlformats.org/officeDocument/2006/relationships/image" Target="media/image77.emf"/><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emf"/><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emf"/><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emf"/><Relationship Id="rId87" Type="http://schemas.openxmlformats.org/officeDocument/2006/relationships/image" Target="media/image75.emf"/><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70.emf"/><Relationship Id="rId90" Type="http://schemas.openxmlformats.org/officeDocument/2006/relationships/image" Target="media/image78.emf"/><Relationship Id="rId95" Type="http://schemas.openxmlformats.org/officeDocument/2006/relationships/glossaryDocument" Target="glossary/document.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emf"/><Relationship Id="rId85" Type="http://schemas.openxmlformats.org/officeDocument/2006/relationships/image" Target="media/image73.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emf"/><Relationship Id="rId88" Type="http://schemas.openxmlformats.org/officeDocument/2006/relationships/image" Target="media/image76.emf"/><Relationship Id="rId91" Type="http://schemas.openxmlformats.org/officeDocument/2006/relationships/image" Target="media/image79.e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emf"/><Relationship Id="rId86" Type="http://schemas.openxmlformats.org/officeDocument/2006/relationships/image" Target="media/image74.emf"/><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7E18E6A1AD1649B1BDDB87150DDF9D"/>
        <w:category>
          <w:name w:val="General"/>
          <w:gallery w:val="placeholder"/>
        </w:category>
        <w:types>
          <w:type w:val="bbPlcHdr"/>
        </w:types>
        <w:behaviors>
          <w:behavior w:val="content"/>
        </w:behaviors>
        <w:guid w:val="{D7770746-966C-8246-9F08-A591821E6285}"/>
      </w:docPartPr>
      <w:docPartBody>
        <w:p w:rsidR="00127500" w:rsidRDefault="00611863" w:rsidP="00611863">
          <w:pPr>
            <w:pStyle w:val="417E18E6A1AD1649B1BDDB87150DDF9D"/>
          </w:pPr>
          <w:r>
            <w:t>Version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863"/>
    <w:rsid w:val="00001FEE"/>
    <w:rsid w:val="00091072"/>
    <w:rsid w:val="001028A5"/>
    <w:rsid w:val="00127500"/>
    <w:rsid w:val="00187811"/>
    <w:rsid w:val="0028248E"/>
    <w:rsid w:val="002A1FEC"/>
    <w:rsid w:val="00326230"/>
    <w:rsid w:val="0040440C"/>
    <w:rsid w:val="00455D32"/>
    <w:rsid w:val="004C16ED"/>
    <w:rsid w:val="00546E27"/>
    <w:rsid w:val="005C2A96"/>
    <w:rsid w:val="00611863"/>
    <w:rsid w:val="006E539A"/>
    <w:rsid w:val="007734EC"/>
    <w:rsid w:val="00826F97"/>
    <w:rsid w:val="00827EE1"/>
    <w:rsid w:val="009405EF"/>
    <w:rsid w:val="00967AF5"/>
    <w:rsid w:val="00982C90"/>
    <w:rsid w:val="009D396F"/>
    <w:rsid w:val="009E48A2"/>
    <w:rsid w:val="00A56BD7"/>
    <w:rsid w:val="00A6035A"/>
    <w:rsid w:val="00AD6FEE"/>
    <w:rsid w:val="00AE3F87"/>
    <w:rsid w:val="00B751FE"/>
    <w:rsid w:val="00C51444"/>
    <w:rsid w:val="00C571FF"/>
    <w:rsid w:val="00C67E19"/>
    <w:rsid w:val="00D00978"/>
    <w:rsid w:val="00D63CB6"/>
    <w:rsid w:val="00DA2253"/>
    <w:rsid w:val="00DF399F"/>
    <w:rsid w:val="00DF5960"/>
    <w:rsid w:val="00E7754B"/>
    <w:rsid w:val="00EA222B"/>
    <w:rsid w:val="00EB2C6B"/>
    <w:rsid w:val="00F6048A"/>
    <w:rsid w:val="00FD146F"/>
    <w:rsid w:val="00FD4D30"/>
    <w:rsid w:val="00FF2E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897A1A47C23E42897A2A463E10C86F">
    <w:name w:val="55897A1A47C23E42897A2A463E10C86F"/>
  </w:style>
  <w:style w:type="paragraph" w:customStyle="1" w:styleId="DFE3FA9A2965D747B3E1BD56B15994DF">
    <w:name w:val="DFE3FA9A2965D747B3E1BD56B15994DF"/>
  </w:style>
  <w:style w:type="paragraph" w:customStyle="1" w:styleId="C8CA58A53A803A4784CB9D4AD57C3DBE">
    <w:name w:val="C8CA58A53A803A4784CB9D4AD57C3DBE"/>
  </w:style>
  <w:style w:type="paragraph" w:customStyle="1" w:styleId="DC0E0C0CA44834439AD7588770BA8B9A">
    <w:name w:val="DC0E0C0CA44834439AD7588770BA8B9A"/>
  </w:style>
  <w:style w:type="paragraph" w:customStyle="1" w:styleId="7E046C00C7DAA04888F7868C1AB592EA">
    <w:name w:val="7E046C00C7DAA04888F7868C1AB592EA"/>
  </w:style>
  <w:style w:type="paragraph" w:customStyle="1" w:styleId="22F6D1D85C4C7949A7A93417533C1E51">
    <w:name w:val="22F6D1D85C4C7949A7A93417533C1E51"/>
  </w:style>
  <w:style w:type="paragraph" w:customStyle="1" w:styleId="1E9624BE9E470D43A97E176BC3853BBA">
    <w:name w:val="1E9624BE9E470D43A97E176BC3853BBA"/>
  </w:style>
  <w:style w:type="paragraph" w:customStyle="1" w:styleId="970AB1E1A5283A4596F6F0E9A19A79C4">
    <w:name w:val="970AB1E1A5283A4596F6F0E9A19A79C4"/>
  </w:style>
  <w:style w:type="paragraph" w:customStyle="1" w:styleId="4E4277F15FB5DE4E97F6127CBF253552">
    <w:name w:val="4E4277F15FB5DE4E97F6127CBF253552"/>
  </w:style>
  <w:style w:type="paragraph" w:customStyle="1" w:styleId="BC07F93DEAD0624083DB04D5D039C252">
    <w:name w:val="BC07F93DEAD0624083DB04D5D039C252"/>
  </w:style>
  <w:style w:type="paragraph" w:customStyle="1" w:styleId="2A292F4EE25A094983D2BF19CDD831EF">
    <w:name w:val="2A292F4EE25A094983D2BF19CDD831EF"/>
  </w:style>
  <w:style w:type="paragraph" w:customStyle="1" w:styleId="70F16A9938AB5E469529CFD32C6782CC">
    <w:name w:val="70F16A9938AB5E469529CFD32C6782CC"/>
  </w:style>
  <w:style w:type="paragraph" w:customStyle="1" w:styleId="371D3D2980C66B42BA9C73679C5CF2E3">
    <w:name w:val="371D3D2980C66B42BA9C73679C5CF2E3"/>
  </w:style>
  <w:style w:type="paragraph" w:customStyle="1" w:styleId="8EF6C75B520EF5459985EBF01C2000CE">
    <w:name w:val="8EF6C75B520EF5459985EBF01C2000CE"/>
  </w:style>
  <w:style w:type="paragraph" w:customStyle="1" w:styleId="24902714C81C98478ADCF7A8CE72CBF0">
    <w:name w:val="24902714C81C98478ADCF7A8CE72CBF0"/>
  </w:style>
  <w:style w:type="paragraph" w:customStyle="1" w:styleId="0507C50F8BD941489EBC873D54CC34EB">
    <w:name w:val="0507C50F8BD941489EBC873D54CC34EB"/>
  </w:style>
  <w:style w:type="paragraph" w:customStyle="1" w:styleId="3B94346A233E9A45A4E268FEA0150929">
    <w:name w:val="3B94346A233E9A45A4E268FEA0150929"/>
  </w:style>
  <w:style w:type="paragraph" w:customStyle="1" w:styleId="C1F04FB5311F11479F13D1E63A7C7A65">
    <w:name w:val="C1F04FB5311F11479F13D1E63A7C7A65"/>
  </w:style>
  <w:style w:type="paragraph" w:customStyle="1" w:styleId="968DD3D54782824DBE26E4FA2CC0B983">
    <w:name w:val="968DD3D54782824DBE26E4FA2CC0B983"/>
  </w:style>
  <w:style w:type="paragraph" w:customStyle="1" w:styleId="D2F361A46328AD43A31129D037345E42">
    <w:name w:val="D2F361A46328AD43A31129D037345E42"/>
  </w:style>
  <w:style w:type="paragraph" w:customStyle="1" w:styleId="7A690C3314038941842220C09277F25C">
    <w:name w:val="7A690C3314038941842220C09277F25C"/>
  </w:style>
  <w:style w:type="paragraph" w:customStyle="1" w:styleId="77A58D45C7BDF14684D2847339D5EDF1">
    <w:name w:val="77A58D45C7BDF14684D2847339D5EDF1"/>
  </w:style>
  <w:style w:type="paragraph" w:customStyle="1" w:styleId="F3D49CD4E56FA449AB079F7D8B41FD36">
    <w:name w:val="F3D49CD4E56FA449AB079F7D8B41FD36"/>
  </w:style>
  <w:style w:type="paragraph" w:customStyle="1" w:styleId="C3177A5FA8AE1840A6B3DE9F1A00D572">
    <w:name w:val="C3177A5FA8AE1840A6B3DE9F1A00D572"/>
  </w:style>
  <w:style w:type="paragraph" w:customStyle="1" w:styleId="A3B627F198A5D34C8D5E456D0ED2BFA4">
    <w:name w:val="A3B627F198A5D34C8D5E456D0ED2BFA4"/>
  </w:style>
  <w:style w:type="paragraph" w:customStyle="1" w:styleId="FA801D2EEC90EE4A8B917E595917D59B">
    <w:name w:val="FA801D2EEC90EE4A8B917E595917D59B"/>
  </w:style>
  <w:style w:type="paragraph" w:customStyle="1" w:styleId="2BBB32EF9CC5C34AAF8E152B289A3904">
    <w:name w:val="2BBB32EF9CC5C34AAF8E152B289A3904"/>
  </w:style>
  <w:style w:type="paragraph" w:customStyle="1" w:styleId="8C78DA5A48FAC64386C6D4649F7E747F">
    <w:name w:val="8C78DA5A48FAC64386C6D4649F7E747F"/>
  </w:style>
  <w:style w:type="paragraph" w:customStyle="1" w:styleId="7F4B66DE8DA8554A858BC4AA76A7F734">
    <w:name w:val="7F4B66DE8DA8554A858BC4AA76A7F734"/>
  </w:style>
  <w:style w:type="paragraph" w:customStyle="1" w:styleId="487F885B8EA4B640A845D4CBB6D9ABC3">
    <w:name w:val="487F885B8EA4B640A845D4CBB6D9ABC3"/>
  </w:style>
  <w:style w:type="paragraph" w:customStyle="1" w:styleId="1E2FE50C65AD1F408988A14B1FCD8228">
    <w:name w:val="1E2FE50C65AD1F408988A14B1FCD8228"/>
  </w:style>
  <w:style w:type="paragraph" w:customStyle="1" w:styleId="6D487AF4645C7349B0A1C7DBA474E0F3">
    <w:name w:val="6D487AF4645C7349B0A1C7DBA474E0F3"/>
  </w:style>
  <w:style w:type="paragraph" w:customStyle="1" w:styleId="B2F6A767CE660543A17D61715BE95513">
    <w:name w:val="B2F6A767CE660543A17D61715BE95513"/>
  </w:style>
  <w:style w:type="paragraph" w:customStyle="1" w:styleId="105EE6E9394F484F8E692536DB2BF6AB">
    <w:name w:val="105EE6E9394F484F8E692536DB2BF6AB"/>
  </w:style>
  <w:style w:type="paragraph" w:customStyle="1" w:styleId="1EB3EB93E723614C868C8386170721BB">
    <w:name w:val="1EB3EB93E723614C868C8386170721BB"/>
  </w:style>
  <w:style w:type="paragraph" w:customStyle="1" w:styleId="FD9485AE2898BC4BA90E86D4EBE85ADC">
    <w:name w:val="FD9485AE2898BC4BA90E86D4EBE85ADC"/>
  </w:style>
  <w:style w:type="paragraph" w:customStyle="1" w:styleId="88751C4D8539494AB4D18315EA8CFF93">
    <w:name w:val="88751C4D8539494AB4D18315EA8CFF93"/>
  </w:style>
  <w:style w:type="paragraph" w:customStyle="1" w:styleId="E65FA757C6374B47AB92B85460C626BC">
    <w:name w:val="E65FA757C6374B47AB92B85460C626BC"/>
  </w:style>
  <w:style w:type="paragraph" w:customStyle="1" w:styleId="D74CEAB203647C429F7A08BB5CEFA6E1">
    <w:name w:val="D74CEAB203647C429F7A08BB5CEFA6E1"/>
  </w:style>
  <w:style w:type="paragraph" w:customStyle="1" w:styleId="5870116596F7D34E9E613ACDD6B37F67">
    <w:name w:val="5870116596F7D34E9E613ACDD6B37F67"/>
  </w:style>
  <w:style w:type="paragraph" w:customStyle="1" w:styleId="54FCD7567FBCAE43883B897D483462DF">
    <w:name w:val="54FCD7567FBCAE43883B897D483462DF"/>
  </w:style>
  <w:style w:type="paragraph" w:customStyle="1" w:styleId="076E3D65E7739948A9118759E543FBFE">
    <w:name w:val="076E3D65E7739948A9118759E543FBFE"/>
  </w:style>
  <w:style w:type="paragraph" w:customStyle="1" w:styleId="FB43B6D5D04BA2438ECB153BF9D1270A">
    <w:name w:val="FB43B6D5D04BA2438ECB153BF9D1270A"/>
  </w:style>
  <w:style w:type="paragraph" w:customStyle="1" w:styleId="5C7B8BCEB7963240A1BDF027A81E8B83">
    <w:name w:val="5C7B8BCEB7963240A1BDF027A81E8B83"/>
  </w:style>
  <w:style w:type="paragraph" w:customStyle="1" w:styleId="499073A133ABD7428795A572A954B2A8">
    <w:name w:val="499073A133ABD7428795A572A954B2A8"/>
  </w:style>
  <w:style w:type="paragraph" w:customStyle="1" w:styleId="C2FC7547190F2E47B7BC4C24E126E22F">
    <w:name w:val="C2FC7547190F2E47B7BC4C24E126E22F"/>
  </w:style>
  <w:style w:type="paragraph" w:customStyle="1" w:styleId="B4B321CF521E5A469C6CD42EB607612B">
    <w:name w:val="B4B321CF521E5A469C6CD42EB607612B"/>
  </w:style>
  <w:style w:type="paragraph" w:customStyle="1" w:styleId="3412E331C48CEC46998282458B52C473">
    <w:name w:val="3412E331C48CEC46998282458B52C473"/>
  </w:style>
  <w:style w:type="paragraph" w:customStyle="1" w:styleId="2D3C5466F927D04A9D55397544973BA9">
    <w:name w:val="2D3C5466F927D04A9D55397544973BA9"/>
  </w:style>
  <w:style w:type="character" w:styleId="Strong">
    <w:name w:val="Strong"/>
    <w:basedOn w:val="DefaultParagraphFont"/>
    <w:uiPriority w:val="1"/>
    <w:qFormat/>
    <w:rPr>
      <w:b/>
      <w:bCs/>
    </w:rPr>
  </w:style>
  <w:style w:type="paragraph" w:customStyle="1" w:styleId="7843154A8D661747BE55BBB473FD4DC9">
    <w:name w:val="7843154A8D661747BE55BBB473FD4DC9"/>
  </w:style>
  <w:style w:type="paragraph" w:customStyle="1" w:styleId="C05682383329764EAEA163874C422E78">
    <w:name w:val="C05682383329764EAEA163874C422E78"/>
  </w:style>
  <w:style w:type="paragraph" w:customStyle="1" w:styleId="3A35EB8A3CDB8449848DD56218784873">
    <w:name w:val="3A35EB8A3CDB8449848DD56218784873"/>
  </w:style>
  <w:style w:type="paragraph" w:customStyle="1" w:styleId="47421A9751EA7342BA35D5C37BEDEEFC">
    <w:name w:val="47421A9751EA7342BA35D5C37BEDEEFC"/>
  </w:style>
  <w:style w:type="paragraph" w:customStyle="1" w:styleId="92E53909D433BE46A3EE578EA10A7E9F">
    <w:name w:val="92E53909D433BE46A3EE578EA10A7E9F"/>
  </w:style>
  <w:style w:type="paragraph" w:customStyle="1" w:styleId="A17EA5AC2510374BB99CC0EE6718A20C">
    <w:name w:val="A17EA5AC2510374BB99CC0EE6718A20C"/>
  </w:style>
  <w:style w:type="paragraph" w:customStyle="1" w:styleId="9683A260474EDC49ACA0166DD79C216B">
    <w:name w:val="9683A260474EDC49ACA0166DD79C216B"/>
  </w:style>
  <w:style w:type="paragraph" w:customStyle="1" w:styleId="4C25D2A10527254CB885260BCF6611E5">
    <w:name w:val="4C25D2A10527254CB885260BCF6611E5"/>
  </w:style>
  <w:style w:type="paragraph" w:customStyle="1" w:styleId="62A7B6B8CDCEDF4C8DD0F922FCC0B6DD">
    <w:name w:val="62A7B6B8CDCEDF4C8DD0F922FCC0B6DD"/>
  </w:style>
  <w:style w:type="paragraph" w:customStyle="1" w:styleId="6EC55EA322820547B765F1EEDE2C0780">
    <w:name w:val="6EC55EA322820547B765F1EEDE2C0780"/>
  </w:style>
  <w:style w:type="paragraph" w:customStyle="1" w:styleId="1118F99334AFAD42941008D818F6B260">
    <w:name w:val="1118F99334AFAD42941008D818F6B260"/>
  </w:style>
  <w:style w:type="paragraph" w:customStyle="1" w:styleId="0AA5EB50C300F7419D1B9873A619775E">
    <w:name w:val="0AA5EB50C300F7419D1B9873A619775E"/>
  </w:style>
  <w:style w:type="paragraph" w:customStyle="1" w:styleId="C6AA85D9666AFD43839B6D1C5D53E78C">
    <w:name w:val="C6AA85D9666AFD43839B6D1C5D53E78C"/>
  </w:style>
  <w:style w:type="paragraph" w:customStyle="1" w:styleId="67D4CE2868B0104CA873F1B7C5977298">
    <w:name w:val="67D4CE2868B0104CA873F1B7C5977298"/>
  </w:style>
  <w:style w:type="paragraph" w:customStyle="1" w:styleId="2AFC84CC7AD4E14488B43FA4583BCBB8">
    <w:name w:val="2AFC84CC7AD4E14488B43FA4583BCBB8"/>
  </w:style>
  <w:style w:type="paragraph" w:customStyle="1" w:styleId="E0B10AE43A41F943BDA77B278BDD1E17">
    <w:name w:val="E0B10AE43A41F943BDA77B278BDD1E17"/>
  </w:style>
  <w:style w:type="paragraph" w:customStyle="1" w:styleId="1A47A7C197CFD042BCA1720404435242">
    <w:name w:val="1A47A7C197CFD042BCA1720404435242"/>
  </w:style>
  <w:style w:type="paragraph" w:customStyle="1" w:styleId="997054859E12E541AABB1B61659271B6">
    <w:name w:val="997054859E12E541AABB1B61659271B6"/>
  </w:style>
  <w:style w:type="paragraph" w:customStyle="1" w:styleId="0AD5243555D11F4BB03DFAED081472FB">
    <w:name w:val="0AD5243555D11F4BB03DFAED081472FB"/>
  </w:style>
  <w:style w:type="paragraph" w:customStyle="1" w:styleId="5E5F60C3D9FCC7428878EBF10C084794">
    <w:name w:val="5E5F60C3D9FCC7428878EBF10C084794"/>
  </w:style>
  <w:style w:type="paragraph" w:customStyle="1" w:styleId="0A52DCEFBB263D498A297AB1B8F76B3E">
    <w:name w:val="0A52DCEFBB263D498A297AB1B8F76B3E"/>
  </w:style>
  <w:style w:type="paragraph" w:customStyle="1" w:styleId="772822274097CC42AC3E62E28B8A9006">
    <w:name w:val="772822274097CC42AC3E62E28B8A9006"/>
  </w:style>
  <w:style w:type="paragraph" w:customStyle="1" w:styleId="C2775198BC77CC4A9E62AF50F9D0FD08">
    <w:name w:val="C2775198BC77CC4A9E62AF50F9D0FD08"/>
  </w:style>
  <w:style w:type="paragraph" w:customStyle="1" w:styleId="5F0162BA80B82D4097E13E376ABC6FC2">
    <w:name w:val="5F0162BA80B82D4097E13E376ABC6FC2"/>
  </w:style>
  <w:style w:type="paragraph" w:customStyle="1" w:styleId="C653B22B3CBCA147A94FA36C97802C3B">
    <w:name w:val="C653B22B3CBCA147A94FA36C97802C3B"/>
  </w:style>
  <w:style w:type="paragraph" w:customStyle="1" w:styleId="3FD3F4655F9D0944A02EC3E0FF5B357B">
    <w:name w:val="3FD3F4655F9D0944A02EC3E0FF5B357B"/>
  </w:style>
  <w:style w:type="paragraph" w:customStyle="1" w:styleId="3636451FDC164548AB4EC7260DF8BDFB">
    <w:name w:val="3636451FDC164548AB4EC7260DF8BDFB"/>
  </w:style>
  <w:style w:type="paragraph" w:customStyle="1" w:styleId="6E6ED24028B62F49B1B885F8808C07D3">
    <w:name w:val="6E6ED24028B62F49B1B885F8808C07D3"/>
  </w:style>
  <w:style w:type="paragraph" w:customStyle="1" w:styleId="FDE160E10ABE064E9148B8B11665F88B">
    <w:name w:val="FDE160E10ABE064E9148B8B11665F88B"/>
  </w:style>
  <w:style w:type="paragraph" w:customStyle="1" w:styleId="F2B52F3027AEF847A803DFC4792E37CE">
    <w:name w:val="F2B52F3027AEF847A803DFC4792E37CE"/>
  </w:style>
  <w:style w:type="paragraph" w:customStyle="1" w:styleId="EA27922F4E89C844861B4A9D34AC51F0">
    <w:name w:val="EA27922F4E89C844861B4A9D34AC51F0"/>
  </w:style>
  <w:style w:type="paragraph" w:customStyle="1" w:styleId="D21AB1729C5BE241B15EA220679F4691">
    <w:name w:val="D21AB1729C5BE241B15EA220679F4691"/>
  </w:style>
  <w:style w:type="paragraph" w:customStyle="1" w:styleId="AD2502E345E5FA4993CB824BE61EBC73">
    <w:name w:val="AD2502E345E5FA4993CB824BE61EBC73"/>
  </w:style>
  <w:style w:type="paragraph" w:customStyle="1" w:styleId="F3BB227B310F3143974AB4066B2C8F49">
    <w:name w:val="F3BB227B310F3143974AB4066B2C8F49"/>
  </w:style>
  <w:style w:type="paragraph" w:customStyle="1" w:styleId="E163FB4BFED8384A99B5ACF0A49084F6">
    <w:name w:val="E163FB4BFED8384A99B5ACF0A49084F6"/>
  </w:style>
  <w:style w:type="paragraph" w:customStyle="1" w:styleId="586649C7B759FA49A16862281DD89B3A">
    <w:name w:val="586649C7B759FA49A16862281DD89B3A"/>
  </w:style>
  <w:style w:type="paragraph" w:customStyle="1" w:styleId="91CF078BE5C32F4FB6C71D957CDE6DB2">
    <w:name w:val="91CF078BE5C32F4FB6C71D957CDE6DB2"/>
  </w:style>
  <w:style w:type="paragraph" w:customStyle="1" w:styleId="E8F39D73F823CF46B21F58829942E6C2">
    <w:name w:val="E8F39D73F823CF46B21F58829942E6C2"/>
  </w:style>
  <w:style w:type="paragraph" w:customStyle="1" w:styleId="B2A63764E50B2344B47BE193CF88D500">
    <w:name w:val="B2A63764E50B2344B47BE193CF88D500"/>
  </w:style>
  <w:style w:type="paragraph" w:customStyle="1" w:styleId="7439A25B4E21144CAED16F5E4A11BAE7">
    <w:name w:val="7439A25B4E21144CAED16F5E4A11BAE7"/>
  </w:style>
  <w:style w:type="paragraph" w:customStyle="1" w:styleId="3D3D5604A63CD242B673AC4336B1D82F">
    <w:name w:val="3D3D5604A63CD242B673AC4336B1D82F"/>
  </w:style>
  <w:style w:type="paragraph" w:customStyle="1" w:styleId="EF6353C8780B0344BC62E652F2B9F799">
    <w:name w:val="EF6353C8780B0344BC62E652F2B9F799"/>
  </w:style>
  <w:style w:type="paragraph" w:customStyle="1" w:styleId="1DE9AA397ED60848945D018EDA878017">
    <w:name w:val="1DE9AA397ED60848945D018EDA878017"/>
  </w:style>
  <w:style w:type="paragraph" w:customStyle="1" w:styleId="291DE6380C2B0D4ABCF26DB8CB476C85">
    <w:name w:val="291DE6380C2B0D4ABCF26DB8CB476C85"/>
  </w:style>
  <w:style w:type="paragraph" w:customStyle="1" w:styleId="84FFA77DBA5A6D4782BDB5863132F4E3">
    <w:name w:val="84FFA77DBA5A6D4782BDB5863132F4E3"/>
  </w:style>
  <w:style w:type="paragraph" w:customStyle="1" w:styleId="A55B673CCE99C643A81AD089F63C4F6A">
    <w:name w:val="A55B673CCE99C643A81AD089F63C4F6A"/>
  </w:style>
  <w:style w:type="paragraph" w:customStyle="1" w:styleId="2751F6FA118D484BB6A8F3C5BD57C54F">
    <w:name w:val="2751F6FA118D484BB6A8F3C5BD57C54F"/>
  </w:style>
  <w:style w:type="paragraph" w:customStyle="1" w:styleId="0CC0CDEFBDDD1F4ABFD6C30C81054AE3">
    <w:name w:val="0CC0CDEFBDDD1F4ABFD6C30C81054AE3"/>
  </w:style>
  <w:style w:type="paragraph" w:customStyle="1" w:styleId="838A1DBB3792644D8B265C8C90F5C7CF">
    <w:name w:val="838A1DBB3792644D8B265C8C90F5C7CF"/>
  </w:style>
  <w:style w:type="paragraph" w:customStyle="1" w:styleId="13497B34CAD6BD49AAB52E201147F632">
    <w:name w:val="13497B34CAD6BD49AAB52E201147F632"/>
  </w:style>
  <w:style w:type="paragraph" w:customStyle="1" w:styleId="E7538E0F169A3842852180EADAA38412">
    <w:name w:val="E7538E0F169A3842852180EADAA38412"/>
  </w:style>
  <w:style w:type="paragraph" w:customStyle="1" w:styleId="F18A13DDEC20624AAA3607FFF1DDE1E1">
    <w:name w:val="F18A13DDEC20624AAA3607FFF1DDE1E1"/>
  </w:style>
  <w:style w:type="paragraph" w:customStyle="1" w:styleId="12AFB1525BDB9546A94E21AB92454BC5">
    <w:name w:val="12AFB1525BDB9546A94E21AB92454BC5"/>
  </w:style>
  <w:style w:type="paragraph" w:customStyle="1" w:styleId="F82A3964C8244946AF65627DB00CF527">
    <w:name w:val="F82A3964C8244946AF65627DB00CF527"/>
  </w:style>
  <w:style w:type="paragraph" w:customStyle="1" w:styleId="76C9A2F7CD143B4C86D212E8EB72EB85">
    <w:name w:val="76C9A2F7CD143B4C86D212E8EB72EB85"/>
  </w:style>
  <w:style w:type="paragraph" w:customStyle="1" w:styleId="05F81274B2579A4EB8BCC82F609CD405">
    <w:name w:val="05F81274B2579A4EB8BCC82F609CD405"/>
  </w:style>
  <w:style w:type="paragraph" w:customStyle="1" w:styleId="E9BF2843AA133647B8FBD5A51D316A24">
    <w:name w:val="E9BF2843AA133647B8FBD5A51D316A24"/>
  </w:style>
  <w:style w:type="paragraph" w:customStyle="1" w:styleId="DB2384FE855BF14CBC43FA0A423953C5">
    <w:name w:val="DB2384FE855BF14CBC43FA0A423953C5"/>
  </w:style>
  <w:style w:type="paragraph" w:customStyle="1" w:styleId="54A0339E7617024EB11C78F27892BE98">
    <w:name w:val="54A0339E7617024EB11C78F27892BE98"/>
  </w:style>
  <w:style w:type="paragraph" w:customStyle="1" w:styleId="51C9E1133C73304A9E9B2DE5D23EB8A2">
    <w:name w:val="51C9E1133C73304A9E9B2DE5D23EB8A2"/>
  </w:style>
  <w:style w:type="paragraph" w:customStyle="1" w:styleId="B6FCA2E257600C4DAFFA5349A3F361C4">
    <w:name w:val="B6FCA2E257600C4DAFFA5349A3F361C4"/>
  </w:style>
  <w:style w:type="paragraph" w:customStyle="1" w:styleId="DE7AF6230CBE8A4FBCD181BCCCB3A3AD">
    <w:name w:val="DE7AF6230CBE8A4FBCD181BCCCB3A3AD"/>
  </w:style>
  <w:style w:type="paragraph" w:customStyle="1" w:styleId="417E18E6A1AD1649B1BDDB87150DDF9D">
    <w:name w:val="417E18E6A1AD1649B1BDDB87150DDF9D"/>
    <w:rsid w:val="00611863"/>
  </w:style>
  <w:style w:type="paragraph" w:customStyle="1" w:styleId="D5A296650391FC4385A9DFE454BD6F89">
    <w:name w:val="D5A296650391FC4385A9DFE454BD6F89"/>
    <w:rsid w:val="00611863"/>
  </w:style>
  <w:style w:type="paragraph" w:customStyle="1" w:styleId="6B631ED09C314A33963803E34CEB4B2E">
    <w:name w:val="6B631ED09C314A33963803E34CEB4B2E"/>
    <w:rsid w:val="00F6048A"/>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1.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FE079-CE72-4071-888E-722A4A5B7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1618</TotalTime>
  <Pages>67</Pages>
  <Words>9110</Words>
  <Characters>51931</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dc:description>isaac hertweck
Ryan george
andrew johnston
gregory jones</dc:description>
  <cp:lastModifiedBy>Ryan G</cp:lastModifiedBy>
  <cp:revision>537</cp:revision>
  <cp:lastPrinted>2018-10-18T22:42:00Z</cp:lastPrinted>
  <dcterms:created xsi:type="dcterms:W3CDTF">2018-10-03T07:08:00Z</dcterms:created>
  <dcterms:modified xsi:type="dcterms:W3CDTF">2018-10-19T02:46:00Z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